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5389" w14:textId="79783A2F" w:rsidR="006A3C79" w:rsidRDefault="00884B96">
      <w:pPr>
        <w:rPr>
          <w:rFonts w:ascii="Times New Roman" w:hAnsi="Times New Roman" w:cs="Times New Roman"/>
          <w:b/>
          <w:bCs/>
          <w:sz w:val="28"/>
          <w:szCs w:val="28"/>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MACROBUTTON MTEditEquationSection2 </w:instrText>
      </w:r>
      <w:r w:rsidRPr="00884B96">
        <w:rPr>
          <w:rStyle w:val="MTEquationSection"/>
        </w:rPr>
        <w:instrText>公式章</w:instrText>
      </w:r>
      <w:r w:rsidRPr="00884B96">
        <w:rPr>
          <w:rStyle w:val="MTEquationSection"/>
        </w:rPr>
        <w:instrText xml:space="preserve"> 1 </w:instrText>
      </w:r>
      <w:r w:rsidRPr="00884B96">
        <w:rPr>
          <w:rStyle w:val="MTEquationSection"/>
        </w:rPr>
        <w:instrText>节</w:instrText>
      </w:r>
      <w:r w:rsidRPr="00884B96">
        <w:rPr>
          <w:rStyle w:val="MTEquationSection"/>
        </w:rPr>
        <w:instrText xml:space="preserve"> 1</w:instrText>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w:instrText>
      </w:r>
      <w:r>
        <w:rPr>
          <w:rFonts w:ascii="Times New Roman" w:hAnsi="Times New Roman" w:cs="Times New Roman" w:hint="eastAsia"/>
          <w:b/>
          <w:bCs/>
          <w:sz w:val="28"/>
          <w:szCs w:val="28"/>
        </w:rPr>
        <w:instrText>SEQ MTEqn \r \h \* MERGEFORMAT</w:instrText>
      </w:r>
      <w:r>
        <w:rPr>
          <w:rFonts w:ascii="Times New Roman" w:hAnsi="Times New Roman" w:cs="Times New Roman"/>
          <w:b/>
          <w:bCs/>
          <w:sz w:val="28"/>
          <w:szCs w:val="28"/>
        </w:rPr>
        <w:instrText xml:space="preserve"> </w:instrText>
      </w:r>
      <w:r>
        <w:rPr>
          <w:rFonts w:ascii="Times New Roman" w:hAnsi="Times New Roman" w:cs="Times New Roman"/>
          <w:b/>
          <w:bCs/>
          <w:sz w:val="28"/>
          <w:szCs w:val="28"/>
        </w:rPr>
        <w:fldChar w:fldCharType="end"/>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SEQ MTSec \r 1 \h \* MERGEFORMAT </w:instrText>
      </w:r>
      <w:r>
        <w:rPr>
          <w:rFonts w:ascii="Times New Roman" w:hAnsi="Times New Roman" w:cs="Times New Roman"/>
          <w:b/>
          <w:bCs/>
          <w:sz w:val="28"/>
          <w:szCs w:val="28"/>
        </w:rPr>
        <w:fldChar w:fldCharType="end"/>
      </w: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SEQ MTChap \r 1 \h \* MERGEFORMAT </w:instrText>
      </w:r>
      <w:r>
        <w:rPr>
          <w:rFonts w:ascii="Times New Roman" w:hAnsi="Times New Roman" w:cs="Times New Roman"/>
          <w:b/>
          <w:bCs/>
          <w:sz w:val="28"/>
          <w:szCs w:val="28"/>
        </w:rPr>
        <w:fldChar w:fldCharType="end"/>
      </w:r>
      <w:r>
        <w:rPr>
          <w:rFonts w:ascii="Times New Roman" w:hAnsi="Times New Roman" w:cs="Times New Roman"/>
          <w:b/>
          <w:bCs/>
          <w:sz w:val="28"/>
          <w:szCs w:val="28"/>
        </w:rPr>
        <w:fldChar w:fldCharType="end"/>
      </w:r>
      <w:r w:rsidR="0008595A" w:rsidRPr="0008595A">
        <w:rPr>
          <w:rFonts w:ascii="Times New Roman" w:hAnsi="Times New Roman" w:cs="Times New Roman"/>
          <w:b/>
          <w:bCs/>
          <w:sz w:val="28"/>
          <w:szCs w:val="28"/>
        </w:rPr>
        <w:t>4. Methodology</w:t>
      </w:r>
    </w:p>
    <w:p w14:paraId="7D499540" w14:textId="02FB02CF" w:rsidR="0008595A" w:rsidRDefault="0008595A">
      <w:pPr>
        <w:rPr>
          <w:rFonts w:ascii="Times New Roman" w:hAnsi="Times New Roman" w:cs="Times New Roman"/>
          <w:szCs w:val="21"/>
        </w:rPr>
      </w:pPr>
      <w:r>
        <w:rPr>
          <w:rFonts w:ascii="Times New Roman" w:hAnsi="Times New Roman" w:cs="Times New Roman" w:hint="eastAsia"/>
          <w:szCs w:val="21"/>
        </w:rPr>
        <w:t xml:space="preserve">    </w:t>
      </w:r>
      <w:r w:rsidR="00CC237F" w:rsidRPr="00CC237F">
        <w:rPr>
          <w:rFonts w:ascii="Times New Roman" w:hAnsi="Times New Roman" w:cs="Times New Roman"/>
          <w:szCs w:val="21"/>
        </w:rPr>
        <w:t>We use a simulation-based robust class-selection framework to determine the structural class from which a wave is released. Given the candidate pool and class definitions in Section 3, candidate waves are evaluated under the two deterministic elevator models using common order data and prescribed reservation rules. Each class is scored by the larger of its two median makespans. The framework selects the class with the smallest such score and implements the decision by drawing a candidate wave from its fixed within-class distribution.</w:t>
      </w:r>
    </w:p>
    <w:p w14:paraId="5B9E275C" w14:textId="5655E5AC" w:rsidR="009A583E" w:rsidRDefault="00CC237F" w:rsidP="00CC237F">
      <w:pPr>
        <w:rPr>
          <w:rFonts w:ascii="Times New Roman" w:hAnsi="Times New Roman" w:cs="Times New Roman"/>
          <w:szCs w:val="21"/>
        </w:rPr>
      </w:pPr>
      <w:r>
        <w:rPr>
          <w:rFonts w:ascii="Times New Roman" w:hAnsi="Times New Roman" w:cs="Times New Roman" w:hint="eastAsia"/>
          <w:szCs w:val="21"/>
        </w:rPr>
        <w:t xml:space="preserve">    </w:t>
      </w:r>
      <w:r w:rsidRPr="00CC237F">
        <w:rPr>
          <w:rFonts w:ascii="Times New Roman" w:hAnsi="Times New Roman" w:cs="Times New Roman"/>
          <w:szCs w:val="21"/>
        </w:rPr>
        <w:t xml:space="preserve">Two analyses support this selection framework. A class-level diagnostic measures performance differences across the selectable classes and the loss associated with a prespecified class-selection rule. A paired analysis of elevator requests establishes sufficient conditions for ordering the two evaluators and identifies mechanisms that can reverse that ordering. When the </w:t>
      </w:r>
      <w:r w:rsidRPr="00CC237F">
        <w:rPr>
          <w:rFonts w:ascii="Times New Roman" w:hAnsi="Times New Roman" w:cs="Times New Roman"/>
          <w:position w:val="-10"/>
          <w:szCs w:val="21"/>
        </w:rPr>
        <w:object w:dxaOrig="320" w:dyaOrig="300" w14:anchorId="55FF9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15.05pt" o:ole="">
            <v:imagedata r:id="rId8" o:title=""/>
          </v:shape>
          <o:OLEObject Type="Embed" ProgID="Equation.DSMT4" ShapeID="_x0000_i1025" DrawAspect="Content" ObjectID="_1851974168" r:id="rId9"/>
        </w:object>
      </w:r>
      <w:r w:rsidRPr="00CC237F">
        <w:rPr>
          <w:rFonts w:ascii="Times New Roman" w:hAnsi="Times New Roman" w:cs="Times New Roman"/>
          <w:szCs w:val="21"/>
        </w:rPr>
        <w:t xml:space="preserve"> median is no smaller in every selectable class, the robust decision reduces to selecting the class with the smallest </w:t>
      </w:r>
      <w:r w:rsidRPr="00CC237F">
        <w:rPr>
          <w:rFonts w:ascii="Times New Roman" w:hAnsi="Times New Roman" w:cs="Times New Roman"/>
          <w:position w:val="-10"/>
          <w:szCs w:val="21"/>
        </w:rPr>
        <w:object w:dxaOrig="320" w:dyaOrig="300" w14:anchorId="714882CD">
          <v:shape id="_x0000_i1026" type="#_x0000_t75" style="width:16.3pt;height:15.05pt" o:ole="">
            <v:imagedata r:id="rId8" o:title=""/>
          </v:shape>
          <o:OLEObject Type="Embed" ProgID="Equation.DSMT4" ShapeID="_x0000_i1026" DrawAspect="Content" ObjectID="_1851974169" r:id="rId10"/>
        </w:object>
      </w:r>
      <w:r w:rsidRPr="00CC237F">
        <w:rPr>
          <w:rFonts w:ascii="Times New Roman" w:hAnsi="Times New Roman" w:cs="Times New Roman"/>
          <w:szCs w:val="21"/>
        </w:rPr>
        <w:t xml:space="preserve"> median; departures from this ordering are assessed through class-score differences and ranking margins.</w:t>
      </w:r>
      <w:r w:rsidR="009A583E">
        <w:rPr>
          <w:rFonts w:ascii="Times New Roman" w:hAnsi="Times New Roman" w:cs="Times New Roman" w:hint="eastAsia"/>
          <w:szCs w:val="21"/>
        </w:rPr>
        <w:t xml:space="preserve"> Fig. 2 shows the decision flow and the supporting roles of the three analyses.</w:t>
      </w:r>
      <w:ins w:id="0" w:author="诗月 胡" w:date="2026-09-27T00:27:00Z" w16du:dateUtc="2026-09-26T15:27:00Z">
        <w:r w:rsidR="00766443">
          <w:rPr>
            <w:rFonts w:ascii="Times New Roman" w:hAnsi="Times New Roman" w:cs="Times New Roman"/>
            <w:szCs w:val="21"/>
          </w:rPr>
          <w:t xml:space="preserve"> Section 4.5 uses these results to build a release procedure that works with individual candidate waves, and Section 4.6 states what Section 5 tests.</w:t>
        </w:r>
      </w:ins>
      <w:r w:rsidR="009A583E">
        <w:rPr>
          <w:rFonts w:ascii="Times New Roman" w:hAnsi="Times New Roman" w:cs="Times New Roman" w:hint="eastAsia"/>
          <w:szCs w:val="21"/>
        </w:rPr>
        <w:t xml:space="preserve"> </w:t>
      </w:r>
    </w:p>
    <w:p w14:paraId="7107ABE7" w14:textId="1F4A78F5" w:rsidR="003342AE" w:rsidRDefault="003342AE" w:rsidP="00CC237F">
      <w:pPr>
        <w:rPr>
          <w:rFonts w:ascii="Times New Roman" w:hAnsi="Times New Roman" w:cs="Times New Roman"/>
          <w:szCs w:val="21"/>
        </w:rPr>
      </w:pPr>
      <w:r>
        <w:rPr>
          <w:noProof/>
        </w:rPr>
        <w:drawing>
          <wp:inline distT="0" distB="0" distL="0" distR="0" wp14:anchorId="54599984" wp14:editId="148760D6">
            <wp:extent cx="5400040" cy="3039110"/>
            <wp:effectExtent l="0" t="0" r="0" b="8890"/>
            <wp:docPr id="1929216393" name="图片 1"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预览"/>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39110"/>
                    </a:xfrm>
                    <a:prstGeom prst="rect">
                      <a:avLst/>
                    </a:prstGeom>
                    <a:noFill/>
                    <a:ln>
                      <a:noFill/>
                    </a:ln>
                  </pic:spPr>
                </pic:pic>
              </a:graphicData>
            </a:graphic>
          </wp:inline>
        </w:drawing>
      </w:r>
    </w:p>
    <w:p w14:paraId="09E64D38" w14:textId="4F0C113D" w:rsidR="009A583E" w:rsidRDefault="009A583E" w:rsidP="009A583E">
      <w:pPr>
        <w:jc w:val="center"/>
        <w:rPr>
          <w:rFonts w:ascii="Times New Roman" w:hAnsi="Times New Roman" w:cs="Times New Roman"/>
          <w:szCs w:val="21"/>
        </w:rPr>
      </w:pPr>
      <w:r w:rsidRPr="009A583E">
        <w:rPr>
          <w:rFonts w:ascii="Times New Roman" w:hAnsi="Times New Roman" w:cs="Times New Roman"/>
          <w:szCs w:val="21"/>
        </w:rPr>
        <w:t xml:space="preserve">Fig. 2. Robust class selection and its supporting analyses. Common recorded order sequences support paired evaluations under </w:t>
      </w:r>
      <w:r w:rsidRPr="00CC237F">
        <w:rPr>
          <w:rFonts w:ascii="Times New Roman" w:hAnsi="Times New Roman" w:cs="Times New Roman"/>
          <w:position w:val="-10"/>
          <w:szCs w:val="21"/>
        </w:rPr>
        <w:object w:dxaOrig="300" w:dyaOrig="300" w14:anchorId="3D6DFF04">
          <v:shape id="_x0000_i1027" type="#_x0000_t75" style="width:15.35pt;height:15.05pt" o:ole="">
            <v:imagedata r:id="rId12" o:title=""/>
          </v:shape>
          <o:OLEObject Type="Embed" ProgID="Equation.DSMT4" ShapeID="_x0000_i1027" DrawAspect="Content" ObjectID="_1851974170" r:id="rId13"/>
        </w:object>
      </w:r>
      <w:r w:rsidRPr="009A583E">
        <w:rPr>
          <w:rFonts w:ascii="Times New Roman" w:hAnsi="Times New Roman" w:cs="Times New Roman"/>
          <w:szCs w:val="21"/>
        </w:rPr>
        <w:t xml:space="preserve"> and </w:t>
      </w:r>
      <w:r w:rsidRPr="00CC237F">
        <w:rPr>
          <w:rFonts w:ascii="Times New Roman" w:hAnsi="Times New Roman" w:cs="Times New Roman"/>
          <w:position w:val="-10"/>
          <w:szCs w:val="21"/>
        </w:rPr>
        <w:object w:dxaOrig="320" w:dyaOrig="300" w14:anchorId="0E1A9A30">
          <v:shape id="_x0000_i1028" type="#_x0000_t75" style="width:16.3pt;height:15.05pt" o:ole="">
            <v:imagedata r:id="rId8" o:title=""/>
          </v:shape>
          <o:OLEObject Type="Embed" ProgID="Equation.DSMT4" ShapeID="_x0000_i1028" DrawAspect="Content" ObjectID="_1851974171" r:id="rId14"/>
        </w:object>
      </w:r>
      <w:r w:rsidRPr="009A583E">
        <w:rPr>
          <w:rFonts w:ascii="Times New Roman" w:hAnsi="Times New Roman" w:cs="Times New Roman"/>
          <w:szCs w:val="21"/>
        </w:rPr>
        <w:t xml:space="preserve">. Evaluator-specific class medians enter the minimax rule, and the selected class determines the fixed distribution from which a wave is released. The diagram displays exact scores; sampled scores follow the same flow with the estimates in Equations (34)–(35). Class-relative diagnosis, conditional evaluator ordering, and decision-property analysis form supporting branches. </w:t>
      </w:r>
      <w:r w:rsidRPr="00CC237F">
        <w:rPr>
          <w:rFonts w:ascii="Times New Roman" w:hAnsi="Times New Roman" w:cs="Times New Roman"/>
          <w:position w:val="-10"/>
          <w:szCs w:val="21"/>
        </w:rPr>
        <w:object w:dxaOrig="320" w:dyaOrig="300" w14:anchorId="617547E6">
          <v:shape id="_x0000_i1029" type="#_x0000_t75" style="width:16.3pt;height:15.05pt" o:ole="">
            <v:imagedata r:id="rId15" o:title=""/>
          </v:shape>
          <o:OLEObject Type="Embed" ProgID="Equation.DSMT4" ShapeID="_x0000_i1029" DrawAspect="Content" ObjectID="_1851974172" r:id="rId16"/>
        </w:object>
      </w:r>
      <w:r w:rsidRPr="009A583E">
        <w:rPr>
          <w:rFonts w:ascii="Times New Roman" w:hAnsi="Times New Roman" w:cs="Times New Roman"/>
          <w:szCs w:val="21"/>
        </w:rPr>
        <w:t xml:space="preserve"> assesses the selected class under phase-time variation. Solid arrows indicate the decision flow; dashed arrows indicate supporting analysis or assessment.</w:t>
      </w:r>
    </w:p>
    <w:p w14:paraId="43BD2572" w14:textId="3CEC58E8" w:rsidR="0008595A" w:rsidRPr="00884B96" w:rsidRDefault="0008595A">
      <w:pPr>
        <w:rPr>
          <w:rFonts w:ascii="Times New Roman" w:hAnsi="Times New Roman" w:cs="Times New Roman"/>
          <w:b/>
          <w:bCs/>
          <w:szCs w:val="21"/>
        </w:rPr>
      </w:pPr>
      <w:r w:rsidRPr="00884B96">
        <w:rPr>
          <w:rFonts w:ascii="Times New Roman" w:hAnsi="Times New Roman" w:cs="Times New Roman" w:hint="eastAsia"/>
          <w:b/>
          <w:bCs/>
          <w:szCs w:val="21"/>
        </w:rPr>
        <w:t xml:space="preserve">4.1 </w:t>
      </w:r>
      <w:r w:rsidR="00884B96" w:rsidRPr="00884B96">
        <w:rPr>
          <w:rFonts w:ascii="Times New Roman" w:hAnsi="Times New Roman" w:cs="Times New Roman"/>
          <w:b/>
          <w:bCs/>
          <w:szCs w:val="21"/>
        </w:rPr>
        <w:t>Robust class-selection procedure</w:t>
      </w:r>
    </w:p>
    <w:p w14:paraId="04DCD1A6" w14:textId="086CA474" w:rsidR="00884B96" w:rsidRPr="00884B96" w:rsidRDefault="00884B96">
      <w:pPr>
        <w:rPr>
          <w:rFonts w:ascii="Times New Roman" w:hAnsi="Times New Roman" w:cs="Times New Roman"/>
          <w:b/>
          <w:bCs/>
          <w:szCs w:val="21"/>
        </w:rPr>
      </w:pPr>
      <w:r w:rsidRPr="00884B96">
        <w:rPr>
          <w:rFonts w:ascii="Times New Roman" w:hAnsi="Times New Roman" w:cs="Times New Roman" w:hint="eastAsia"/>
          <w:b/>
          <w:bCs/>
          <w:szCs w:val="21"/>
        </w:rPr>
        <w:t>4.1.1 Candidate evaluation and class scores</w:t>
      </w:r>
    </w:p>
    <w:p w14:paraId="1C6E0E9B" w14:textId="5C6D2C0C" w:rsidR="00884B96" w:rsidRDefault="00884B96">
      <w:pPr>
        <w:rPr>
          <w:rFonts w:ascii="Times New Roman" w:hAnsi="Times New Roman" w:cs="Times New Roman"/>
          <w:szCs w:val="21"/>
        </w:rPr>
      </w:pPr>
      <w:r>
        <w:rPr>
          <w:rFonts w:ascii="Times New Roman" w:hAnsi="Times New Roman" w:cs="Times New Roman" w:hint="eastAsia"/>
          <w:szCs w:val="21"/>
        </w:rPr>
        <w:t xml:space="preserve">    </w:t>
      </w:r>
      <w:r w:rsidRPr="00884B96">
        <w:rPr>
          <w:rFonts w:ascii="Times New Roman" w:hAnsi="Times New Roman" w:cs="Times New Roman"/>
          <w:szCs w:val="21"/>
        </w:rPr>
        <w:t xml:space="preserve">The procedure takes the candidate pool, structural classes, resource configuration, and within-class release distributions defined in Section 3 as inputs. Each candidate is evaluated under </w:t>
      </w:r>
      <w:r w:rsidRPr="00884B96">
        <w:rPr>
          <w:rFonts w:ascii="Times New Roman" w:hAnsi="Times New Roman" w:cs="Times New Roman"/>
          <w:position w:val="-10"/>
          <w:szCs w:val="21"/>
        </w:rPr>
        <w:object w:dxaOrig="300" w:dyaOrig="300" w14:anchorId="7A5D3177">
          <v:shape id="_x0000_i1030" type="#_x0000_t75" style="width:15.05pt;height:15.05pt" o:ole="">
            <v:imagedata r:id="rId17" o:title=""/>
          </v:shape>
          <o:OLEObject Type="Embed" ProgID="Equation.DSMT4" ShapeID="_x0000_i1030" DrawAspect="Content" ObjectID="_1851974173" r:id="rId18"/>
        </w:object>
      </w:r>
      <w:r w:rsidRPr="00884B96">
        <w:rPr>
          <w:rFonts w:ascii="Times New Roman" w:hAnsi="Times New Roman" w:cs="Times New Roman"/>
          <w:szCs w:val="21"/>
        </w:rPr>
        <w:t xml:space="preserve"> and </w:t>
      </w:r>
      <w:r w:rsidRPr="00CC237F">
        <w:rPr>
          <w:rFonts w:ascii="Times New Roman" w:hAnsi="Times New Roman" w:cs="Times New Roman"/>
          <w:position w:val="-10"/>
          <w:szCs w:val="21"/>
        </w:rPr>
        <w:object w:dxaOrig="320" w:dyaOrig="300" w14:anchorId="3B58E59B">
          <v:shape id="_x0000_i1031" type="#_x0000_t75" style="width:16.3pt;height:15.05pt" o:ole="">
            <v:imagedata r:id="rId8" o:title=""/>
          </v:shape>
          <o:OLEObject Type="Embed" ProgID="Equation.DSMT4" ShapeID="_x0000_i1031" DrawAspect="Content" ObjectID="_1851974174" r:id="rId19"/>
        </w:object>
      </w:r>
      <w:r w:rsidRPr="00884B96">
        <w:rPr>
          <w:rFonts w:ascii="Times New Roman" w:hAnsi="Times New Roman" w:cs="Times New Roman"/>
          <w:szCs w:val="21"/>
        </w:rPr>
        <w:t xml:space="preserve"> using the same order sequence and initial state. For each class and evaluator, the deterministic median is obtained exactly from one equally weighted outcome per candidate in its support, retaining repeated outcome values:</w:t>
      </w:r>
    </w:p>
    <w:p w14:paraId="78520ED0" w14:textId="57428CA0" w:rsidR="00884B96" w:rsidRDefault="00884B96" w:rsidP="00884B96">
      <w:pPr>
        <w:pStyle w:val="MTDisplayEquation"/>
      </w:pPr>
      <w:r>
        <w:tab/>
      </w:r>
      <w:r w:rsidRPr="00884B96">
        <w:rPr>
          <w:position w:val="-14"/>
        </w:rPr>
        <w:object w:dxaOrig="2600" w:dyaOrig="360" w14:anchorId="46A96DF2">
          <v:shape id="_x0000_i1032" type="#_x0000_t75" style="width:129.6pt;height:18.15pt" o:ole="">
            <v:imagedata r:id="rId20" o:title=""/>
          </v:shape>
          <o:OLEObject Type="Embed" ProgID="Equation.DSMT4" ShapeID="_x0000_i1032" DrawAspect="Content" ObjectID="_1851974175" r:id="rId21"/>
        </w:object>
      </w:r>
      <w:r>
        <w:tab/>
        <w:t xml:space="preserve">  </w:t>
      </w:r>
      <w:r>
        <w:fldChar w:fldCharType="begin"/>
      </w:r>
      <w:r>
        <w:instrText xml:space="preserve"> MACROBUTTON MTPlaceRef \* MERGEFORMAT </w:instrText>
      </w:r>
      <w:r>
        <w:fldChar w:fldCharType="end"/>
      </w:r>
      <w:r w:rsidR="000E43F4">
        <w:fldChar w:fldCharType="begin"/>
      </w:r>
      <w:r w:rsidR="000E43F4">
        <w:instrText xml:space="preserve"> MACROBUTTON MTPlaceRef \* MERGEFORMAT </w:instrText>
      </w:r>
      <w:r w:rsidR="000E43F4">
        <w:fldChar w:fldCharType="begin"/>
      </w:r>
      <w:r w:rsidR="000E43F4">
        <w:instrText xml:space="preserve"> SEQ MTEqn \h \* MERGEFORMAT </w:instrText>
      </w:r>
      <w:r w:rsidR="000E43F4">
        <w:fldChar w:fldCharType="end"/>
      </w:r>
      <w:r w:rsidR="000E43F4">
        <w:instrText>(33)</w:instrText>
      </w:r>
      <w:r w:rsidR="000E43F4">
        <w:fldChar w:fldCharType="end"/>
      </w:r>
    </w:p>
    <w:p w14:paraId="2A012E71" w14:textId="0BB55E1C" w:rsidR="00884B96" w:rsidRDefault="000E43F4">
      <w:pPr>
        <w:rPr>
          <w:rFonts w:ascii="Times New Roman" w:hAnsi="Times New Roman" w:cs="Times New Roman"/>
          <w:szCs w:val="21"/>
        </w:rPr>
      </w:pPr>
      <w:r w:rsidRPr="000E43F4">
        <w:rPr>
          <w:rFonts w:ascii="Times New Roman" w:hAnsi="Times New Roman" w:cs="Times New Roman"/>
          <w:szCs w:val="21"/>
        </w:rPr>
        <w:t xml:space="preserve">When class scores are estimated by sampling, </w:t>
      </w:r>
      <w:r w:rsidRPr="000E43F4">
        <w:rPr>
          <w:rFonts w:ascii="Times New Roman" w:hAnsi="Times New Roman" w:cs="Times New Roman"/>
          <w:position w:val="-12"/>
          <w:szCs w:val="21"/>
        </w:rPr>
        <w:object w:dxaOrig="260" w:dyaOrig="320" w14:anchorId="50215AA6">
          <v:shape id="_x0000_i1033" type="#_x0000_t75" style="width:13.15pt;height:15.95pt" o:ole="">
            <v:imagedata r:id="rId22" o:title=""/>
          </v:shape>
          <o:OLEObject Type="Embed" ProgID="Equation.DSMT4" ShapeID="_x0000_i1033" DrawAspect="Content" ObjectID="_1851974176" r:id="rId23"/>
        </w:object>
      </w:r>
      <w:r w:rsidRPr="000E43F4">
        <w:rPr>
          <w:rFonts w:ascii="Times New Roman" w:hAnsi="Times New Roman" w:cs="Times New Roman"/>
          <w:szCs w:val="21"/>
        </w:rPr>
        <w:t xml:space="preserve"> candidate indices </w:t>
      </w:r>
      <w:r w:rsidRPr="000E43F4">
        <w:rPr>
          <w:rFonts w:ascii="Times New Roman" w:hAnsi="Times New Roman" w:cs="Times New Roman"/>
          <w:position w:val="-12"/>
          <w:szCs w:val="21"/>
        </w:rPr>
        <w:object w:dxaOrig="700" w:dyaOrig="320" w14:anchorId="22A08ED4">
          <v:shape id="_x0000_i1034" type="#_x0000_t75" style="width:35.05pt;height:15.95pt" o:ole="">
            <v:imagedata r:id="rId24" o:title=""/>
          </v:shape>
          <o:OLEObject Type="Embed" ProgID="Equation.DSMT4" ShapeID="_x0000_i1034" DrawAspect="Content" ObjectID="_1851974177" r:id="rId25"/>
        </w:object>
      </w:r>
      <w:r w:rsidRPr="000E43F4">
        <w:rPr>
          <w:rFonts w:ascii="Times New Roman" w:hAnsi="Times New Roman" w:cs="Times New Roman"/>
          <w:szCs w:val="21"/>
        </w:rPr>
        <w:t xml:space="preserve"> are drawn independently, and the same draws are used across evaluators. For evaluations under </w:t>
      </w:r>
      <w:r w:rsidRPr="000E43F4">
        <w:rPr>
          <w:rFonts w:ascii="Times New Roman" w:hAnsi="Times New Roman" w:cs="Times New Roman"/>
          <w:position w:val="-10"/>
          <w:szCs w:val="21"/>
        </w:rPr>
        <w:object w:dxaOrig="320" w:dyaOrig="300" w14:anchorId="7A4B9B1F">
          <v:shape id="_x0000_i1035" type="#_x0000_t75" style="width:15.95pt;height:15.05pt" o:ole="">
            <v:imagedata r:id="rId26" o:title=""/>
          </v:shape>
          <o:OLEObject Type="Embed" ProgID="Equation.DSMT4" ShapeID="_x0000_i1035" DrawAspect="Content" ObjectID="_1851974178" r:id="rId27"/>
        </w:object>
      </w:r>
      <w:r w:rsidRPr="000E43F4">
        <w:rPr>
          <w:rFonts w:ascii="Times New Roman" w:hAnsi="Times New Roman" w:cs="Times New Roman"/>
          <w:szCs w:val="21"/>
        </w:rPr>
        <w:t xml:space="preserve">, phase-time realizations </w:t>
      </w:r>
      <w:r w:rsidRPr="000E43F4">
        <w:rPr>
          <w:rFonts w:ascii="Times New Roman" w:hAnsi="Times New Roman" w:cs="Times New Roman"/>
          <w:position w:val="-12"/>
          <w:szCs w:val="21"/>
        </w:rPr>
        <w:object w:dxaOrig="279" w:dyaOrig="320" w14:anchorId="0A598B40">
          <v:shape id="_x0000_i1036" type="#_x0000_t75" style="width:14.1pt;height:15.95pt" o:ole="">
            <v:imagedata r:id="rId28" o:title=""/>
          </v:shape>
          <o:OLEObject Type="Embed" ProgID="Equation.DSMT4" ShapeID="_x0000_i1036" DrawAspect="Content" ObjectID="_1851974179" r:id="rId29"/>
        </w:object>
      </w:r>
      <w:r w:rsidRPr="000E43F4">
        <w:rPr>
          <w:rFonts w:ascii="Times New Roman" w:hAnsi="Times New Roman" w:cs="Times New Roman"/>
          <w:szCs w:val="21"/>
        </w:rPr>
        <w:t xml:space="preserve"> are independent across replications and independent of the candidate indices. The estimated class median is</w:t>
      </w:r>
    </w:p>
    <w:p w14:paraId="23ED83AF" w14:textId="068373C9" w:rsidR="000E43F4" w:rsidRDefault="000E43F4" w:rsidP="000E43F4">
      <w:pPr>
        <w:pStyle w:val="MTDisplayEquation"/>
      </w:pPr>
      <w:r>
        <w:tab/>
      </w:r>
      <w:r w:rsidRPr="000E43F4">
        <w:rPr>
          <w:position w:val="-14"/>
        </w:rPr>
        <w:object w:dxaOrig="2220" w:dyaOrig="360" w14:anchorId="3F38B438">
          <v:shape id="_x0000_i1037" type="#_x0000_t75" style="width:111.15pt;height:18.15pt" o:ole="">
            <v:imagedata r:id="rId30" o:title=""/>
          </v:shape>
          <o:OLEObject Type="Embed" ProgID="Equation.DSMT4" ShapeID="_x0000_i1037" DrawAspect="Content" ObjectID="_1851974180"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(34)</w:instrText>
      </w:r>
      <w:r>
        <w:fldChar w:fldCharType="end"/>
      </w:r>
    </w:p>
    <w:p w14:paraId="446CFC5E" w14:textId="43B48785" w:rsidR="000E43F4" w:rsidRDefault="000E43F4">
      <w:pPr>
        <w:rPr>
          <w:rFonts w:ascii="Times New Roman" w:hAnsi="Times New Roman" w:cs="Times New Roman"/>
          <w:szCs w:val="21"/>
        </w:rPr>
      </w:pPr>
      <w:r w:rsidRPr="000E43F4">
        <w:rPr>
          <w:rFonts w:ascii="Times New Roman" w:hAnsi="Times New Roman" w:cs="Times New Roman"/>
          <w:szCs w:val="21"/>
        </w:rPr>
        <w:t xml:space="preserve">where </w:t>
      </w:r>
      <w:r w:rsidRPr="000E43F4">
        <w:rPr>
          <w:rFonts w:ascii="Times New Roman" w:hAnsi="Times New Roman" w:cs="Times New Roman"/>
          <w:position w:val="-12"/>
          <w:szCs w:val="21"/>
        </w:rPr>
        <w:object w:dxaOrig="279" w:dyaOrig="320" w14:anchorId="3749F0D4">
          <v:shape id="_x0000_i1038" type="#_x0000_t75" style="width:14.1pt;height:15.95pt" o:ole="">
            <v:imagedata r:id="rId32" o:title=""/>
          </v:shape>
          <o:OLEObject Type="Embed" ProgID="Equation.DSMT4" ShapeID="_x0000_i1038" DrawAspect="Content" ObjectID="_1851974181" r:id="rId33"/>
        </w:object>
      </w:r>
      <w:r w:rsidRPr="000E43F4">
        <w:rPr>
          <w:rFonts w:ascii="Times New Roman" w:hAnsi="Times New Roman" w:cs="Times New Roman"/>
          <w:szCs w:val="21"/>
        </w:rPr>
        <w:t xml:space="preserve"> is omitted for deterministic evaluators. For </w:t>
      </w:r>
      <w:r w:rsidRPr="00884B96">
        <w:rPr>
          <w:rFonts w:ascii="Times New Roman" w:hAnsi="Times New Roman" w:cs="Times New Roman"/>
          <w:position w:val="-10"/>
          <w:szCs w:val="21"/>
        </w:rPr>
        <w:object w:dxaOrig="300" w:dyaOrig="300" w14:anchorId="09CE434D">
          <v:shape id="_x0000_i1039" type="#_x0000_t75" style="width:15.05pt;height:15.05pt" o:ole="">
            <v:imagedata r:id="rId17" o:title=""/>
          </v:shape>
          <o:OLEObject Type="Embed" ProgID="Equation.DSMT4" ShapeID="_x0000_i1039" DrawAspect="Content" ObjectID="_1851974182" r:id="rId34"/>
        </w:object>
      </w:r>
      <w:r w:rsidRPr="000E43F4">
        <w:rPr>
          <w:rFonts w:ascii="Times New Roman" w:hAnsi="Times New Roman" w:cs="Times New Roman"/>
          <w:szCs w:val="21"/>
        </w:rPr>
        <w:t xml:space="preserve"> and </w:t>
      </w:r>
      <w:r w:rsidRPr="00CC237F">
        <w:rPr>
          <w:rFonts w:ascii="Times New Roman" w:hAnsi="Times New Roman" w:cs="Times New Roman"/>
          <w:position w:val="-10"/>
          <w:szCs w:val="21"/>
        </w:rPr>
        <w:object w:dxaOrig="320" w:dyaOrig="300" w14:anchorId="38C9CCC6">
          <v:shape id="_x0000_i1040" type="#_x0000_t75" style="width:16.3pt;height:15.05pt" o:ole="">
            <v:imagedata r:id="rId8" o:title=""/>
          </v:shape>
          <o:OLEObject Type="Embed" ProgID="Equation.DSMT4" ShapeID="_x0000_i1040" DrawAspect="Content" ObjectID="_1851974183" r:id="rId35"/>
        </w:object>
      </w:r>
      <w:r w:rsidRPr="000E43F4">
        <w:rPr>
          <w:rFonts w:ascii="Times New Roman" w:hAnsi="Times New Roman" w:cs="Times New Roman"/>
          <w:szCs w:val="21"/>
        </w:rPr>
        <w:t xml:space="preserve">, candidate sampling is the source of variation in this estimate. Under </w:t>
      </w:r>
      <w:r w:rsidRPr="000E43F4">
        <w:rPr>
          <w:rFonts w:ascii="Times New Roman" w:hAnsi="Times New Roman" w:cs="Times New Roman"/>
          <w:position w:val="-10"/>
          <w:szCs w:val="21"/>
        </w:rPr>
        <w:object w:dxaOrig="320" w:dyaOrig="300" w14:anchorId="05164DD5">
          <v:shape id="_x0000_i1041" type="#_x0000_t75" style="width:15.95pt;height:15.05pt" o:ole="">
            <v:imagedata r:id="rId26" o:title=""/>
          </v:shape>
          <o:OLEObject Type="Embed" ProgID="Equation.DSMT4" ShapeID="_x0000_i1041" DrawAspect="Content" ObjectID="_1851974184" r:id="rId36"/>
        </w:object>
      </w:r>
      <w:r w:rsidRPr="000E43F4">
        <w:rPr>
          <w:rFonts w:ascii="Times New Roman" w:hAnsi="Times New Roman" w:cs="Times New Roman"/>
          <w:szCs w:val="21"/>
        </w:rPr>
        <w:t>, it also incorporates phase-time variation, matching the joint outcome distribution in Equation (14). All medians follow the midpoint convention in Section 3.4.2. Section 5 specifies the sampling sizes and uncertainty analysis.</w:t>
      </w:r>
    </w:p>
    <w:p w14:paraId="109D4BF1" w14:textId="40D2EFE3" w:rsidR="00B67CF8" w:rsidRPr="00B67CF8" w:rsidRDefault="00B67CF8">
      <w:pPr>
        <w:rPr>
          <w:rFonts w:ascii="Times New Roman" w:hAnsi="Times New Roman" w:cs="Times New Roman"/>
          <w:b/>
          <w:bCs/>
          <w:szCs w:val="21"/>
        </w:rPr>
      </w:pPr>
      <w:r w:rsidRPr="00B67CF8">
        <w:rPr>
          <w:rFonts w:ascii="Times New Roman" w:hAnsi="Times New Roman" w:cs="Times New Roman" w:hint="eastAsia"/>
          <w:b/>
          <w:bCs/>
          <w:szCs w:val="21"/>
        </w:rPr>
        <w:t>4.1.2 Class selection and wave release</w:t>
      </w:r>
    </w:p>
    <w:p w14:paraId="1F5525C5" w14:textId="2E2107F6" w:rsidR="00A62F6A" w:rsidRPr="00A62F6A" w:rsidRDefault="00A62F6A" w:rsidP="00A62F6A">
      <w:pPr>
        <w:rPr>
          <w:rFonts w:ascii="Times New Roman" w:hAnsi="Times New Roman" w:cs="Times New Roman"/>
          <w:szCs w:val="21"/>
        </w:rPr>
      </w:pPr>
      <w:r>
        <w:rPr>
          <w:rFonts w:ascii="Times New Roman" w:hAnsi="Times New Roman" w:cs="Times New Roman" w:hint="eastAsia"/>
          <w:szCs w:val="21"/>
        </w:rPr>
        <w:t xml:space="preserve">    </w:t>
      </w:r>
      <w:r w:rsidRPr="00A62F6A">
        <w:rPr>
          <w:rFonts w:ascii="Times New Roman" w:hAnsi="Times New Roman" w:cs="Times New Roman"/>
          <w:szCs w:val="21"/>
        </w:rPr>
        <w:t xml:space="preserve">For each class, the decision rule retains the larger median across </w:t>
      </w:r>
      <w:r w:rsidRPr="00A62F6A">
        <w:rPr>
          <w:rFonts w:ascii="Times New Roman" w:hAnsi="Times New Roman" w:cs="Times New Roman"/>
          <w:position w:val="-10"/>
          <w:szCs w:val="21"/>
        </w:rPr>
        <w:object w:dxaOrig="1359" w:dyaOrig="300" w14:anchorId="3DB47D6F">
          <v:shape id="_x0000_i1042" type="#_x0000_t75" style="width:67.95pt;height:15.05pt" o:ole="">
            <v:imagedata r:id="rId37" o:title=""/>
          </v:shape>
          <o:OLEObject Type="Embed" ProgID="Equation.DSMT4" ShapeID="_x0000_i1042" DrawAspect="Content" ObjectID="_1851974185" r:id="rId38"/>
        </w:object>
      </w:r>
      <w:r w:rsidRPr="00A62F6A">
        <w:rPr>
          <w:rFonts w:ascii="Times New Roman" w:hAnsi="Times New Roman" w:cs="Times New Roman"/>
          <w:szCs w:val="21"/>
        </w:rPr>
        <w:t xml:space="preserve"> and selects the class with the smallest retained value. Thus, the comparison is between evaluator-specific class medians. With exact scores, the selected class is </w:t>
      </w:r>
      <w:r w:rsidRPr="00A62F6A">
        <w:rPr>
          <w:rFonts w:ascii="Times New Roman" w:hAnsi="Times New Roman" w:cs="Times New Roman"/>
          <w:position w:val="-10"/>
          <w:szCs w:val="21"/>
        </w:rPr>
        <w:object w:dxaOrig="260" w:dyaOrig="320" w14:anchorId="0BB6DE7A">
          <v:shape id="_x0000_i1043" type="#_x0000_t75" style="width:13.15pt;height:15.95pt" o:ole="">
            <v:imagedata r:id="rId39" o:title=""/>
          </v:shape>
          <o:OLEObject Type="Embed" ProgID="Equation.DSMT4" ShapeID="_x0000_i1043" DrawAspect="Content" ObjectID="_1851974186" r:id="rId40"/>
        </w:object>
      </w:r>
      <w:r w:rsidRPr="00A62F6A">
        <w:rPr>
          <w:rFonts w:ascii="Times New Roman" w:hAnsi="Times New Roman" w:cs="Times New Roman"/>
          <w:szCs w:val="21"/>
        </w:rPr>
        <w:t xml:space="preserve"> from Equation (15). With estimated scores, the same rule gives</w:t>
      </w:r>
    </w:p>
    <w:p w14:paraId="7340608F" w14:textId="4D801195" w:rsidR="00A62F6A" w:rsidRPr="00A62F6A" w:rsidRDefault="00A62F6A" w:rsidP="00A62F6A">
      <w:pPr>
        <w:pStyle w:val="MTDisplayEquation"/>
      </w:pPr>
      <w:r>
        <w:tab/>
      </w:r>
      <w:r w:rsidRPr="00A62F6A">
        <w:rPr>
          <w:position w:val="-14"/>
        </w:rPr>
        <w:object w:dxaOrig="2320" w:dyaOrig="360" w14:anchorId="39A643FE">
          <v:shape id="_x0000_i1044" type="#_x0000_t75" style="width:116.15pt;height:18.15pt" o:ole="">
            <v:imagedata r:id="rId41" o:title=""/>
          </v:shape>
          <o:OLEObject Type="Embed" ProgID="Equation.DSMT4" ShapeID="_x0000_i1044" DrawAspect="Content" ObjectID="_1851974187"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(35)</w:instrText>
      </w:r>
      <w:r>
        <w:fldChar w:fldCharType="end"/>
      </w:r>
    </w:p>
    <w:p w14:paraId="5133E094" w14:textId="214EED2F" w:rsidR="00A62F6A" w:rsidRDefault="00A62F6A">
      <w:pPr>
        <w:rPr>
          <w:rFonts w:ascii="Times New Roman" w:hAnsi="Times New Roman" w:cs="Times New Roman"/>
          <w:szCs w:val="21"/>
        </w:rPr>
      </w:pPr>
      <w:r w:rsidRPr="00A62F6A">
        <w:rPr>
          <w:rFonts w:ascii="Times New Roman" w:hAnsi="Times New Roman" w:cs="Times New Roman"/>
          <w:szCs w:val="21"/>
        </w:rPr>
        <w:t xml:space="preserve">A fixed class-label order resolves ties in either minimization. The selected class is implemented through Equation (12), with </w:t>
      </w:r>
      <w:r w:rsidRPr="00A62F6A">
        <w:rPr>
          <w:rFonts w:ascii="Times New Roman" w:hAnsi="Times New Roman" w:cs="Times New Roman"/>
          <w:position w:val="-16"/>
          <w:szCs w:val="21"/>
        </w:rPr>
        <w:object w:dxaOrig="639" w:dyaOrig="360" w14:anchorId="66243833">
          <v:shape id="_x0000_i1045" type="#_x0000_t75" style="width:31.95pt;height:18.15pt" o:ole="">
            <v:imagedata r:id="rId43" o:title=""/>
          </v:shape>
          <o:OLEObject Type="Embed" ProgID="Equation.DSMT4" ShapeID="_x0000_i1045" DrawAspect="Content" ObjectID="_1851974188" r:id="rId44"/>
        </w:object>
      </w:r>
      <w:r w:rsidRPr="00A62F6A">
        <w:rPr>
          <w:rFonts w:ascii="Times New Roman" w:hAnsi="Times New Roman" w:cs="Times New Roman"/>
          <w:szCs w:val="21"/>
        </w:rPr>
        <w:t xml:space="preserve"> for the exact-score decision and </w:t>
      </w:r>
      <w:r w:rsidRPr="00A62F6A">
        <w:rPr>
          <w:rFonts w:ascii="Times New Roman" w:hAnsi="Times New Roman" w:cs="Times New Roman"/>
          <w:position w:val="-12"/>
          <w:szCs w:val="21"/>
        </w:rPr>
        <w:object w:dxaOrig="580" w:dyaOrig="320" w14:anchorId="7F0E8DA1">
          <v:shape id="_x0000_i1046" type="#_x0000_t75" style="width:29.1pt;height:15.95pt" o:ole="">
            <v:imagedata r:id="rId45" o:title=""/>
          </v:shape>
          <o:OLEObject Type="Embed" ProgID="Equation.DSMT4" ShapeID="_x0000_i1046" DrawAspect="Content" ObjectID="_1851974189" r:id="rId46"/>
        </w:object>
      </w:r>
      <w:r w:rsidRPr="00A62F6A">
        <w:rPr>
          <w:rFonts w:ascii="Times New Roman" w:hAnsi="Times New Roman" w:cs="Times New Roman"/>
          <w:szCs w:val="21"/>
        </w:rPr>
        <w:t xml:space="preserve"> for the estimated-score decision. The resulting wave </w:t>
      </w:r>
      <w:r w:rsidRPr="00A62F6A">
        <w:rPr>
          <w:rFonts w:ascii="Times New Roman" w:hAnsi="Times New Roman" w:cs="Times New Roman"/>
          <w:position w:val="-6"/>
          <w:szCs w:val="21"/>
        </w:rPr>
        <w:object w:dxaOrig="340" w:dyaOrig="279" w14:anchorId="3382DB72">
          <v:shape id="_x0000_i1047" type="#_x0000_t75" style="width:16.9pt;height:14.1pt" o:ole="">
            <v:imagedata r:id="rId47" o:title=""/>
          </v:shape>
          <o:OLEObject Type="Embed" ProgID="Equation.DSMT4" ShapeID="_x0000_i1047" DrawAspect="Content" ObjectID="_1851974190" r:id="rId48"/>
        </w:object>
      </w:r>
      <w:r w:rsidRPr="00A62F6A">
        <w:rPr>
          <w:rFonts w:ascii="Times New Roman" w:hAnsi="Times New Roman" w:cs="Times New Roman"/>
          <w:szCs w:val="21"/>
        </w:rPr>
        <w:t xml:space="preserve"> is then released. This step maps the class decision to a concrete wave while preserving the specified within-class sampling rule.</w:t>
      </w:r>
      <w:r>
        <w:rPr>
          <w:rFonts w:ascii="Times New Roman" w:hAnsi="Times New Roman" w:cs="Times New Roman" w:hint="eastAsia"/>
          <w:szCs w:val="21"/>
        </w:rPr>
        <w:t xml:space="preserve"> </w:t>
      </w:r>
      <w:r w:rsidRPr="00A62F6A">
        <w:rPr>
          <w:rFonts w:ascii="Times New Roman" w:hAnsi="Times New Roman" w:cs="Times New Roman"/>
          <w:szCs w:val="21"/>
        </w:rPr>
        <w:t xml:space="preserve">The resulting output comprises the selected class, its release distribution, and its evaluated makespan profile. The direct candidate benchmark in Equations (16)–(17) provides a comparison with choosing an individual wave, while </w:t>
      </w:r>
      <w:r w:rsidRPr="000E43F4">
        <w:rPr>
          <w:rFonts w:ascii="Times New Roman" w:hAnsi="Times New Roman" w:cs="Times New Roman"/>
          <w:position w:val="-10"/>
          <w:szCs w:val="21"/>
        </w:rPr>
        <w:object w:dxaOrig="320" w:dyaOrig="300" w14:anchorId="0B0A32E3">
          <v:shape id="_x0000_i1048" type="#_x0000_t75" style="width:15.95pt;height:15.05pt" o:ole="">
            <v:imagedata r:id="rId26" o:title=""/>
          </v:shape>
          <o:OLEObject Type="Embed" ProgID="Equation.DSMT4" ShapeID="_x0000_i1048" DrawAspect="Content" ObjectID="_1851974191" r:id="rId49"/>
        </w:object>
      </w:r>
      <w:r w:rsidRPr="00A62F6A">
        <w:rPr>
          <w:rFonts w:ascii="Times New Roman" w:hAnsi="Times New Roman" w:cs="Times New Roman"/>
          <w:szCs w:val="21"/>
        </w:rPr>
        <w:t xml:space="preserve"> assesses performance under phase-time variation. The same class-score data also support the performance diagnosis developed next.</w:t>
      </w:r>
    </w:p>
    <w:p w14:paraId="7BBEA444" w14:textId="0491AD9A" w:rsidR="0004345B" w:rsidRPr="0004345B" w:rsidRDefault="0004345B">
      <w:pPr>
        <w:rPr>
          <w:rFonts w:ascii="Times New Roman" w:hAnsi="Times New Roman" w:cs="Times New Roman"/>
          <w:b/>
          <w:bCs/>
          <w:szCs w:val="21"/>
        </w:rPr>
      </w:pPr>
      <w:r w:rsidRPr="0004345B">
        <w:rPr>
          <w:rFonts w:ascii="Times New Roman" w:hAnsi="Times New Roman" w:cs="Times New Roman" w:hint="eastAsia"/>
          <w:b/>
          <w:bCs/>
          <w:szCs w:val="21"/>
        </w:rPr>
        <w:t>4.2 Class-relative performance diagnosis</w:t>
      </w:r>
    </w:p>
    <w:p w14:paraId="7B2AD323" w14:textId="0A49BD5F" w:rsidR="0004345B" w:rsidRPr="0004345B" w:rsidRDefault="0004345B">
      <w:pPr>
        <w:rPr>
          <w:rFonts w:ascii="Times New Roman" w:hAnsi="Times New Roman" w:cs="Times New Roman"/>
          <w:b/>
          <w:bCs/>
          <w:szCs w:val="21"/>
        </w:rPr>
      </w:pPr>
      <w:r w:rsidRPr="0004345B">
        <w:rPr>
          <w:rFonts w:ascii="Times New Roman" w:hAnsi="Times New Roman" w:cs="Times New Roman" w:hint="eastAsia"/>
          <w:b/>
          <w:bCs/>
          <w:szCs w:val="21"/>
        </w:rPr>
        <w:t>4.2.1 Reference scores and diagnostic decomposition</w:t>
      </w:r>
    </w:p>
    <w:p w14:paraId="7C14A5DF" w14:textId="1DF0F63F" w:rsidR="0004345B" w:rsidRDefault="0004345B">
      <w:pPr>
        <w:rPr>
          <w:rFonts w:ascii="Times New Roman" w:hAnsi="Times New Roman" w:cs="Times New Roman"/>
          <w:szCs w:val="21"/>
        </w:rPr>
      </w:pPr>
      <w:r>
        <w:rPr>
          <w:rFonts w:ascii="Times New Roman" w:hAnsi="Times New Roman" w:cs="Times New Roman" w:hint="eastAsia"/>
          <w:szCs w:val="21"/>
        </w:rPr>
        <w:t xml:space="preserve">    </w:t>
      </w:r>
      <w:r w:rsidRPr="0004345B">
        <w:rPr>
          <w:rFonts w:ascii="Times New Roman" w:hAnsi="Times New Roman" w:cs="Times New Roman"/>
          <w:szCs w:val="21"/>
        </w:rPr>
        <w:t xml:space="preserve">Alongside the robust decision, the evaluation outcomes quantify the performance differences between classes and the quality of a prespecified selection rule. For a fixed resource configuration, wave size, and evaluator </w:t>
      </w:r>
      <w:r w:rsidRPr="0004345B">
        <w:rPr>
          <w:rFonts w:ascii="Times New Roman" w:hAnsi="Times New Roman" w:cs="Times New Roman"/>
          <w:position w:val="-6"/>
          <w:szCs w:val="21"/>
        </w:rPr>
        <w:object w:dxaOrig="220" w:dyaOrig="200" w14:anchorId="6A6E02C3">
          <v:shape id="_x0000_i1049" type="#_x0000_t75" style="width:10.95pt;height:10pt" o:ole="">
            <v:imagedata r:id="rId50" o:title=""/>
          </v:shape>
          <o:OLEObject Type="Embed" ProgID="Equation.DSMT4" ShapeID="_x0000_i1049" DrawAspect="Content" ObjectID="_1851974192" r:id="rId51"/>
        </w:object>
      </w:r>
      <w:r w:rsidRPr="0004345B">
        <w:rPr>
          <w:rFonts w:ascii="Times New Roman" w:hAnsi="Times New Roman" w:cs="Times New Roman"/>
          <w:szCs w:val="21"/>
        </w:rPr>
        <w:t xml:space="preserve">, the class medians in Equation (14) provide the comparison scores. The reference choice draws uniformly from the entire candidate pool. This pool distribution is denoted by </w:t>
      </w:r>
      <w:r w:rsidRPr="0004345B">
        <w:rPr>
          <w:rFonts w:ascii="Times New Roman" w:hAnsi="Times New Roman" w:cs="Times New Roman"/>
          <w:position w:val="-10"/>
          <w:szCs w:val="21"/>
        </w:rPr>
        <w:object w:dxaOrig="240" w:dyaOrig="300" w14:anchorId="070B5DD3">
          <v:shape id="_x0000_i1050" type="#_x0000_t75" style="width:11.9pt;height:15.05pt" o:ole="">
            <v:imagedata r:id="rId52" o:title=""/>
          </v:shape>
          <o:OLEObject Type="Embed" ProgID="Equation.DSMT4" ShapeID="_x0000_i1050" DrawAspect="Content" ObjectID="_1851974193" r:id="rId53"/>
        </w:object>
      </w:r>
      <w:r w:rsidRPr="0004345B">
        <w:rPr>
          <w:rFonts w:ascii="Times New Roman" w:hAnsi="Times New Roman" w:cs="Times New Roman"/>
          <w:szCs w:val="21"/>
        </w:rPr>
        <w:t xml:space="preserve">, while </w:t>
      </w:r>
      <w:r w:rsidRPr="0004345B">
        <w:rPr>
          <w:rFonts w:ascii="Times New Roman" w:hAnsi="Times New Roman" w:cs="Times New Roman"/>
          <w:position w:val="-10"/>
          <w:szCs w:val="21"/>
        </w:rPr>
        <w:object w:dxaOrig="220" w:dyaOrig="300" w14:anchorId="04ABFBC5">
          <v:shape id="_x0000_i1051" type="#_x0000_t75" style="width:10.95pt;height:15.05pt" o:ole="">
            <v:imagedata r:id="rId54" o:title=""/>
          </v:shape>
          <o:OLEObject Type="Embed" ProgID="Equation.DSMT4" ShapeID="_x0000_i1051" DrawAspect="Content" ObjectID="_1851974194" r:id="rId55"/>
        </w:object>
      </w:r>
      <w:r w:rsidRPr="0004345B">
        <w:rPr>
          <w:rFonts w:ascii="Times New Roman" w:hAnsi="Times New Roman" w:cs="Times New Roman"/>
          <w:szCs w:val="21"/>
        </w:rPr>
        <w:t xml:space="preserve"> and </w:t>
      </w:r>
      <w:r w:rsidRPr="0004345B">
        <w:rPr>
          <w:rFonts w:ascii="Times New Roman" w:hAnsi="Times New Roman" w:cs="Times New Roman"/>
          <w:position w:val="-12"/>
          <w:szCs w:val="21"/>
        </w:rPr>
        <w:object w:dxaOrig="220" w:dyaOrig="320" w14:anchorId="4EAA8BE0">
          <v:shape id="_x0000_i1052" type="#_x0000_t75" style="width:10.95pt;height:15.95pt" o:ole="">
            <v:imagedata r:id="rId56" o:title=""/>
          </v:shape>
          <o:OLEObject Type="Embed" ProgID="Equation.DSMT4" ShapeID="_x0000_i1052" DrawAspect="Content" ObjectID="_1851974195" r:id="rId57"/>
        </w:object>
      </w:r>
      <w:r w:rsidRPr="0004345B">
        <w:rPr>
          <w:rFonts w:ascii="Times New Roman" w:hAnsi="Times New Roman" w:cs="Times New Roman"/>
          <w:szCs w:val="21"/>
        </w:rPr>
        <w:t xml:space="preserve"> denote the reference and class medians under the fixed evaluator:</w:t>
      </w:r>
    </w:p>
    <w:p w14:paraId="311E4F7D" w14:textId="431840E8" w:rsidR="0004345B" w:rsidRDefault="0004345B" w:rsidP="0004345B">
      <w:pPr>
        <w:pStyle w:val="MTDisplayEquation"/>
      </w:pPr>
      <w:r>
        <w:tab/>
      </w:r>
      <w:r w:rsidRPr="0004345B">
        <w:rPr>
          <w:position w:val="-20"/>
        </w:rPr>
        <w:object w:dxaOrig="4819" w:dyaOrig="540" w14:anchorId="25393EC2">
          <v:shape id="_x0000_i1053" type="#_x0000_t75" style="width:241.05pt;height:26.9pt" o:ole="">
            <v:imagedata r:id="rId58" o:title=""/>
          </v:shape>
          <o:OLEObject Type="Embed" ProgID="Equation.DSMT4" ShapeID="_x0000_i1053" DrawAspect="Content" ObjectID="_1851974196"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(36)</w:instrText>
      </w:r>
      <w:r>
        <w:fldChar w:fldCharType="end"/>
      </w:r>
    </w:p>
    <w:p w14:paraId="6FF910DE" w14:textId="497E8257" w:rsidR="0004345B" w:rsidRDefault="0004345B">
      <w:pPr>
        <w:rPr>
          <w:rFonts w:ascii="Times New Roman" w:hAnsi="Times New Roman" w:cs="Times New Roman"/>
          <w:szCs w:val="21"/>
        </w:rPr>
      </w:pPr>
      <w:r>
        <w:rPr>
          <w:rFonts w:ascii="Times New Roman" w:hAnsi="Times New Roman" w:cs="Times New Roman" w:hint="eastAsia"/>
          <w:szCs w:val="21"/>
        </w:rPr>
        <w:t xml:space="preserve">    </w:t>
      </w:r>
      <w:r w:rsidRPr="0004345B">
        <w:rPr>
          <w:rFonts w:ascii="Times New Roman" w:hAnsi="Times New Roman" w:cs="Times New Roman"/>
          <w:szCs w:val="21"/>
        </w:rPr>
        <w:t xml:space="preserve">For </w:t>
      </w:r>
      <w:r w:rsidRPr="00884B96">
        <w:rPr>
          <w:rFonts w:ascii="Times New Roman" w:hAnsi="Times New Roman" w:cs="Times New Roman"/>
          <w:position w:val="-10"/>
          <w:szCs w:val="21"/>
        </w:rPr>
        <w:object w:dxaOrig="300" w:dyaOrig="300" w14:anchorId="79E68BD1">
          <v:shape id="_x0000_i1054" type="#_x0000_t75" style="width:15.05pt;height:15.05pt" o:ole="">
            <v:imagedata r:id="rId17" o:title=""/>
          </v:shape>
          <o:OLEObject Type="Embed" ProgID="Equation.DSMT4" ShapeID="_x0000_i1054" DrawAspect="Content" ObjectID="_1851974197" r:id="rId60"/>
        </w:object>
      </w:r>
      <w:r w:rsidRPr="0004345B">
        <w:rPr>
          <w:rFonts w:ascii="Times New Roman" w:hAnsi="Times New Roman" w:cs="Times New Roman"/>
          <w:szCs w:val="21"/>
        </w:rPr>
        <w:t xml:space="preserve"> and </w:t>
      </w:r>
      <w:r w:rsidRPr="00CC237F">
        <w:rPr>
          <w:rFonts w:ascii="Times New Roman" w:hAnsi="Times New Roman" w:cs="Times New Roman"/>
          <w:position w:val="-10"/>
          <w:szCs w:val="21"/>
        </w:rPr>
        <w:object w:dxaOrig="320" w:dyaOrig="300" w14:anchorId="2AE5D7C6">
          <v:shape id="_x0000_i1055" type="#_x0000_t75" style="width:16.3pt;height:15.05pt" o:ole="">
            <v:imagedata r:id="rId8" o:title=""/>
          </v:shape>
          <o:OLEObject Type="Embed" ProgID="Equation.DSMT4" ShapeID="_x0000_i1055" DrawAspect="Content" ObjectID="_1851974198" r:id="rId61"/>
        </w:object>
      </w:r>
      <w:r w:rsidRPr="0004345B">
        <w:rPr>
          <w:rFonts w:ascii="Times New Roman" w:hAnsi="Times New Roman" w:cs="Times New Roman"/>
          <w:szCs w:val="21"/>
        </w:rPr>
        <w:t xml:space="preserve">, the pool reference is computed by complete candidate enumeration or estimated using draws from </w:t>
      </w:r>
      <w:r w:rsidRPr="0004345B">
        <w:rPr>
          <w:rFonts w:ascii="Times New Roman" w:hAnsi="Times New Roman" w:cs="Times New Roman"/>
          <w:position w:val="-10"/>
          <w:szCs w:val="21"/>
        </w:rPr>
        <w:object w:dxaOrig="240" w:dyaOrig="300" w14:anchorId="19A29672">
          <v:shape id="_x0000_i1056" type="#_x0000_t75" style="width:11.9pt;height:15.05pt" o:ole="">
            <v:imagedata r:id="rId62" o:title=""/>
          </v:shape>
          <o:OLEObject Type="Embed" ProgID="Equation.DSMT4" ShapeID="_x0000_i1056" DrawAspect="Content" ObjectID="_1851974199" r:id="rId63"/>
        </w:object>
      </w:r>
      <w:r w:rsidRPr="0004345B">
        <w:rPr>
          <w:rFonts w:ascii="Times New Roman" w:hAnsi="Times New Roman" w:cs="Times New Roman"/>
          <w:szCs w:val="21"/>
        </w:rPr>
        <w:t xml:space="preserve">. Under </w:t>
      </w:r>
      <w:r w:rsidRPr="000E43F4">
        <w:rPr>
          <w:rFonts w:ascii="Times New Roman" w:hAnsi="Times New Roman" w:cs="Times New Roman"/>
          <w:position w:val="-10"/>
          <w:szCs w:val="21"/>
        </w:rPr>
        <w:object w:dxaOrig="320" w:dyaOrig="300" w14:anchorId="69A881DC">
          <v:shape id="_x0000_i1057" type="#_x0000_t75" style="width:15.95pt;height:15.05pt" o:ole="">
            <v:imagedata r:id="rId26" o:title=""/>
          </v:shape>
          <o:OLEObject Type="Embed" ProgID="Equation.DSMT4" ShapeID="_x0000_i1057" DrawAspect="Content" ObjectID="_1851974200" r:id="rId64"/>
        </w:object>
      </w:r>
      <w:r w:rsidRPr="0004345B">
        <w:rPr>
          <w:rFonts w:ascii="Times New Roman" w:hAnsi="Times New Roman" w:cs="Times New Roman"/>
          <w:szCs w:val="21"/>
        </w:rPr>
        <w:t xml:space="preserve">, it is estimated from joint candidate and phase-time draws following Section 4.1. All medians use the midpoint convention in Section 3.4.2. Positive service durations and a nonempty wave give </w:t>
      </w:r>
      <w:r w:rsidRPr="0004345B">
        <w:rPr>
          <w:rFonts w:ascii="Times New Roman" w:hAnsi="Times New Roman" w:cs="Times New Roman"/>
          <w:position w:val="-10"/>
          <w:szCs w:val="21"/>
        </w:rPr>
        <w:object w:dxaOrig="540" w:dyaOrig="300" w14:anchorId="57F83B17">
          <v:shape id="_x0000_i1058" type="#_x0000_t75" style="width:26.9pt;height:15.05pt" o:ole="">
            <v:imagedata r:id="rId65" o:title=""/>
          </v:shape>
          <o:OLEObject Type="Embed" ProgID="Equation.DSMT4" ShapeID="_x0000_i1058" DrawAspect="Content" ObjectID="_1851974201" r:id="rId66"/>
        </w:object>
      </w:r>
      <w:r w:rsidRPr="0004345B">
        <w:rPr>
          <w:rFonts w:ascii="Times New Roman" w:hAnsi="Times New Roman" w:cs="Times New Roman"/>
          <w:szCs w:val="21"/>
        </w:rPr>
        <w:t>, so it can normalize comparisons across configurations. The best and worst selectable classes under this evaluator are denoted by</w:t>
      </w:r>
    </w:p>
    <w:p w14:paraId="704DF967" w14:textId="6175646F" w:rsidR="006C7229" w:rsidRDefault="006C7229" w:rsidP="006C7229">
      <w:pPr>
        <w:pStyle w:val="MTDisplayEquation"/>
      </w:pPr>
      <w:r>
        <w:tab/>
      </w:r>
      <w:r w:rsidRPr="006C7229">
        <w:rPr>
          <w:position w:val="-14"/>
        </w:rPr>
        <w:object w:dxaOrig="5700" w:dyaOrig="340" w14:anchorId="2DC59C14">
          <v:shape id="_x0000_i1059" type="#_x0000_t75" style="width:284.85pt;height:16.9pt" o:ole="">
            <v:imagedata r:id="rId67" o:title=""/>
          </v:shape>
          <o:OLEObject Type="Embed" ProgID="Equation.DSMT4" ShapeID="_x0000_i1059" DrawAspect="Content" ObjectID="_1851974202"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(37)</w:instrText>
      </w:r>
      <w:r>
        <w:fldChar w:fldCharType="end"/>
      </w:r>
    </w:p>
    <w:p w14:paraId="2950821E" w14:textId="4C29C9DF" w:rsidR="006C7229" w:rsidRDefault="006C7229">
      <w:pPr>
        <w:rPr>
          <w:rFonts w:ascii="Times New Roman" w:hAnsi="Times New Roman" w:cs="Times New Roman"/>
          <w:szCs w:val="21"/>
        </w:rPr>
      </w:pPr>
      <w:r w:rsidRPr="006C7229">
        <w:rPr>
          <w:rFonts w:ascii="Times New Roman" w:hAnsi="Times New Roman" w:cs="Times New Roman"/>
          <w:szCs w:val="21"/>
        </w:rPr>
        <w:t xml:space="preserve">The class returned by a prespecified selection rule using the descriptors </w:t>
      </w:r>
      <w:r w:rsidRPr="006C7229">
        <w:rPr>
          <w:rFonts w:ascii="Times New Roman" w:hAnsi="Times New Roman" w:cs="Times New Roman"/>
          <w:position w:val="-4"/>
          <w:szCs w:val="21"/>
        </w:rPr>
        <w:object w:dxaOrig="240" w:dyaOrig="220" w14:anchorId="1321B474">
          <v:shape id="_x0000_i1060" type="#_x0000_t75" style="width:11.9pt;height:10.95pt" o:ole="">
            <v:imagedata r:id="rId69" o:title=""/>
          </v:shape>
          <o:OLEObject Type="Embed" ProgID="Equation.DSMT4" ShapeID="_x0000_i1060" DrawAspect="Content" ObjectID="_1851974203" r:id="rId70"/>
        </w:object>
      </w:r>
      <w:r w:rsidRPr="006C7229">
        <w:rPr>
          <w:rFonts w:ascii="Times New Roman" w:hAnsi="Times New Roman" w:cs="Times New Roman"/>
          <w:szCs w:val="21"/>
        </w:rPr>
        <w:t xml:space="preserve"> is denoted by </w:t>
      </w:r>
      <w:r w:rsidRPr="006C7229">
        <w:rPr>
          <w:rFonts w:ascii="Times New Roman" w:hAnsi="Times New Roman" w:cs="Times New Roman"/>
          <w:position w:val="-10"/>
          <w:szCs w:val="21"/>
        </w:rPr>
        <w:object w:dxaOrig="639" w:dyaOrig="300" w14:anchorId="5B2DDE6D">
          <v:shape id="_x0000_i1061" type="#_x0000_t75" style="width:31.95pt;height:15.05pt" o:ole="">
            <v:imagedata r:id="rId71" o:title=""/>
          </v:shape>
          <o:OLEObject Type="Embed" ProgID="Equation.DSMT4" ShapeID="_x0000_i1061" DrawAspect="Content" ObjectID="_1851974204" r:id="rId72"/>
        </w:object>
      </w:r>
      <w:r w:rsidRPr="006C7229">
        <w:rPr>
          <w:rFonts w:ascii="Times New Roman" w:hAnsi="Times New Roman" w:cs="Times New Roman"/>
          <w:szCs w:val="21"/>
        </w:rPr>
        <w:t>. Its fitting procedure, treatment of tied scores, and handling of empty corner supports form part of that rule. The diagnostic takes this rule</w:t>
      </w:r>
      <w:r>
        <w:rPr>
          <w:rFonts w:ascii="Times New Roman" w:hAnsi="Times New Roman" w:cs="Times New Roman"/>
          <w:szCs w:val="21"/>
        </w:rPr>
        <w:t>’</w:t>
      </w:r>
      <w:r w:rsidRPr="006C7229">
        <w:rPr>
          <w:rFonts w:ascii="Times New Roman" w:hAnsi="Times New Roman" w:cs="Times New Roman"/>
          <w:szCs w:val="21"/>
        </w:rPr>
        <w:t xml:space="preserve">s selected class as an input and compares it with both the class oracle </w:t>
      </w:r>
      <w:r w:rsidRPr="006C7229">
        <w:rPr>
          <w:rFonts w:ascii="Times New Roman" w:hAnsi="Times New Roman" w:cs="Times New Roman"/>
          <w:position w:val="-10"/>
          <w:szCs w:val="21"/>
        </w:rPr>
        <w:object w:dxaOrig="360" w:dyaOrig="300" w14:anchorId="696A0379">
          <v:shape id="_x0000_i1062" type="#_x0000_t75" style="width:18.15pt;height:15.05pt" o:ole="">
            <v:imagedata r:id="rId73" o:title=""/>
          </v:shape>
          <o:OLEObject Type="Embed" ProgID="Equation.DSMT4" ShapeID="_x0000_i1062" DrawAspect="Content" ObjectID="_1851974205" r:id="rId74"/>
        </w:object>
      </w:r>
      <w:r w:rsidRPr="006C7229">
        <w:rPr>
          <w:rFonts w:ascii="Times New Roman" w:hAnsi="Times New Roman" w:cs="Times New Roman"/>
          <w:szCs w:val="21"/>
        </w:rPr>
        <w:t xml:space="preserve"> and the pool reference. Here </w:t>
      </w:r>
      <w:r w:rsidRPr="006C7229">
        <w:rPr>
          <w:rFonts w:ascii="Times New Roman" w:hAnsi="Times New Roman" w:cs="Times New Roman"/>
          <w:position w:val="-10"/>
          <w:szCs w:val="21"/>
        </w:rPr>
        <w:object w:dxaOrig="279" w:dyaOrig="300" w14:anchorId="48BC4D49">
          <v:shape id="_x0000_i1063" type="#_x0000_t75" style="width:14.1pt;height:15.05pt" o:ole="">
            <v:imagedata r:id="rId75" o:title=""/>
          </v:shape>
          <o:OLEObject Type="Embed" ProgID="Equation.DSMT4" ShapeID="_x0000_i1063" DrawAspect="Content" ObjectID="_1851974206" r:id="rId76"/>
        </w:object>
      </w:r>
      <w:r w:rsidRPr="006C7229">
        <w:rPr>
          <w:rFonts w:ascii="Times New Roman" w:hAnsi="Times New Roman" w:cs="Times New Roman"/>
          <w:szCs w:val="21"/>
        </w:rPr>
        <w:t xml:space="preserve"> identifies the class selected by the rule being assessed, whereas </w:t>
      </w:r>
      <w:r w:rsidR="00B41D2C" w:rsidRPr="00B41D2C">
        <w:rPr>
          <w:rFonts w:ascii="Times New Roman" w:hAnsi="Times New Roman" w:cs="Times New Roman"/>
          <w:position w:val="-10"/>
          <w:szCs w:val="21"/>
        </w:rPr>
        <w:object w:dxaOrig="260" w:dyaOrig="320" w14:anchorId="0E358708">
          <v:shape id="_x0000_i1064" type="#_x0000_t75" style="width:13.15pt;height:15.95pt" o:ole="">
            <v:imagedata r:id="rId77" o:title=""/>
          </v:shape>
          <o:OLEObject Type="Embed" ProgID="Equation.DSMT4" ShapeID="_x0000_i1064" DrawAspect="Content" ObjectID="_1851974207" r:id="rId78"/>
        </w:object>
      </w:r>
      <w:r w:rsidRPr="006C7229">
        <w:rPr>
          <w:rFonts w:ascii="Times New Roman" w:hAnsi="Times New Roman" w:cs="Times New Roman"/>
          <w:szCs w:val="21"/>
        </w:rPr>
        <w:t xml:space="preserve"> and </w:t>
      </w:r>
      <w:r w:rsidR="00B41D2C" w:rsidRPr="00B41D2C">
        <w:rPr>
          <w:rFonts w:ascii="Times New Roman" w:hAnsi="Times New Roman" w:cs="Times New Roman"/>
          <w:position w:val="-10"/>
          <w:szCs w:val="21"/>
        </w:rPr>
        <w:object w:dxaOrig="180" w:dyaOrig="300" w14:anchorId="75F45E97">
          <v:shape id="_x0000_i1065" type="#_x0000_t75" style="width:9.1pt;height:15.05pt" o:ole="">
            <v:imagedata r:id="rId79" o:title=""/>
          </v:shape>
          <o:OLEObject Type="Embed" ProgID="Equation.DSMT4" ShapeID="_x0000_i1065" DrawAspect="Content" ObjectID="_1851974208" r:id="rId80"/>
        </w:object>
      </w:r>
      <w:r w:rsidRPr="006C7229">
        <w:rPr>
          <w:rFonts w:ascii="Times New Roman" w:hAnsi="Times New Roman" w:cs="Times New Roman"/>
          <w:szCs w:val="21"/>
        </w:rPr>
        <w:t xml:space="preserve"> identify the robust decisions defined above. The normalized class spread </w:t>
      </w:r>
      <w:r w:rsidR="00B41D2C" w:rsidRPr="00B41D2C">
        <w:rPr>
          <w:rFonts w:ascii="Times New Roman" w:hAnsi="Times New Roman" w:cs="Times New Roman"/>
          <w:position w:val="-6"/>
          <w:szCs w:val="21"/>
        </w:rPr>
        <w:object w:dxaOrig="360" w:dyaOrig="240" w14:anchorId="5E8D5F12">
          <v:shape id="_x0000_i1066" type="#_x0000_t75" style="width:18.15pt;height:11.9pt" o:ole="">
            <v:imagedata r:id="rId81" o:title=""/>
          </v:shape>
          <o:OLEObject Type="Embed" ProgID="Equation.DSMT4" ShapeID="_x0000_i1066" DrawAspect="Content" ObjectID="_1851974209" r:id="rId82"/>
        </w:object>
      </w:r>
      <w:r w:rsidRPr="006C7229">
        <w:rPr>
          <w:rFonts w:ascii="Times New Roman" w:hAnsi="Times New Roman" w:cs="Times New Roman"/>
          <w:szCs w:val="21"/>
        </w:rPr>
        <w:t>, the selected class</w:t>
      </w:r>
      <w:r w:rsidR="00B41D2C">
        <w:rPr>
          <w:rFonts w:ascii="Times New Roman" w:hAnsi="Times New Roman" w:cs="Times New Roman"/>
          <w:szCs w:val="21"/>
        </w:rPr>
        <w:t>’</w:t>
      </w:r>
      <w:r w:rsidRPr="006C7229">
        <w:rPr>
          <w:rFonts w:ascii="Times New Roman" w:hAnsi="Times New Roman" w:cs="Times New Roman"/>
          <w:szCs w:val="21"/>
        </w:rPr>
        <w:t xml:space="preserve">s normalized gain </w:t>
      </w:r>
      <w:r w:rsidR="00B41D2C" w:rsidRPr="00B41D2C">
        <w:rPr>
          <w:rFonts w:ascii="Times New Roman" w:hAnsi="Times New Roman" w:cs="Times New Roman"/>
          <w:position w:val="-4"/>
          <w:szCs w:val="21"/>
        </w:rPr>
        <w:object w:dxaOrig="320" w:dyaOrig="220" w14:anchorId="537439DC">
          <v:shape id="_x0000_i1067" type="#_x0000_t75" style="width:15.95pt;height:10.95pt" o:ole="">
            <v:imagedata r:id="rId83" o:title=""/>
          </v:shape>
          <o:OLEObject Type="Embed" ProgID="Equation.DSMT4" ShapeID="_x0000_i1067" DrawAspect="Content" ObjectID="_1851974210" r:id="rId84"/>
        </w:object>
      </w:r>
      <w:r w:rsidRPr="006C7229">
        <w:rPr>
          <w:rFonts w:ascii="Times New Roman" w:hAnsi="Times New Roman" w:cs="Times New Roman"/>
          <w:szCs w:val="21"/>
        </w:rPr>
        <w:t xml:space="preserve">, and their difference </w:t>
      </w:r>
      <w:r w:rsidR="00ED04E1" w:rsidRPr="00ED04E1">
        <w:rPr>
          <w:rFonts w:ascii="Times New Roman" w:hAnsi="Times New Roman" w:cs="Times New Roman"/>
          <w:position w:val="-6"/>
          <w:szCs w:val="21"/>
        </w:rPr>
        <w:object w:dxaOrig="480" w:dyaOrig="240" w14:anchorId="767A35DB">
          <v:shape id="_x0000_i1068" type="#_x0000_t75" style="width:24.1pt;height:11.9pt" o:ole="">
            <v:imagedata r:id="rId85" o:title=""/>
          </v:shape>
          <o:OLEObject Type="Embed" ProgID="Equation.DSMT4" ShapeID="_x0000_i1068" DrawAspect="Content" ObjectID="_1851974211" r:id="rId86"/>
        </w:object>
      </w:r>
      <w:r w:rsidRPr="006C7229">
        <w:rPr>
          <w:rFonts w:ascii="Times New Roman" w:hAnsi="Times New Roman" w:cs="Times New Roman"/>
          <w:szCs w:val="21"/>
        </w:rPr>
        <w:t xml:space="preserve"> are defined as</w:t>
      </w:r>
    </w:p>
    <w:p w14:paraId="78560A33" w14:textId="22729E73" w:rsidR="00ED04E1" w:rsidRDefault="00ED04E1" w:rsidP="00ED04E1">
      <w:pPr>
        <w:pStyle w:val="MTDisplayEquation"/>
      </w:pPr>
      <w:r>
        <w:tab/>
      </w:r>
      <w:r w:rsidRPr="00ED04E1">
        <w:rPr>
          <w:position w:val="-26"/>
        </w:rPr>
        <w:object w:dxaOrig="4400" w:dyaOrig="620" w14:anchorId="3238C415">
          <v:shape id="_x0000_i1069" type="#_x0000_t75" style="width:220.05pt;height:31pt" o:ole="">
            <v:imagedata r:id="rId87" o:title=""/>
          </v:shape>
          <o:OLEObject Type="Embed" ProgID="Equation.DSMT4" ShapeID="_x0000_i1069" DrawAspect="Content" ObjectID="_1851974212" r:id="rId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(38)</w:instrText>
      </w:r>
      <w:r>
        <w:fldChar w:fldCharType="end"/>
      </w:r>
    </w:p>
    <w:p w14:paraId="751931E8" w14:textId="4DD0E494" w:rsidR="00ED04E1" w:rsidRDefault="00ED04E1">
      <w:pPr>
        <w:rPr>
          <w:rFonts w:ascii="Times New Roman" w:hAnsi="Times New Roman" w:cs="Times New Roman"/>
          <w:szCs w:val="21"/>
        </w:rPr>
      </w:pPr>
      <w:r w:rsidRPr="00ED04E1">
        <w:rPr>
          <w:rFonts w:ascii="Times New Roman" w:hAnsi="Times New Roman" w:cs="Times New Roman"/>
          <w:b/>
          <w:bCs/>
          <w:szCs w:val="21"/>
        </w:rPr>
        <w:t>Proposition 1 (diagnostic identity)</w:t>
      </w:r>
      <w:r w:rsidRPr="00ED04E1">
        <w:rPr>
          <w:rFonts w:ascii="Times New Roman" w:hAnsi="Times New Roman" w:cs="Times New Roman"/>
          <w:szCs w:val="21"/>
        </w:rPr>
        <w:t xml:space="preserve">. For any nonempty selectable class family and any selected class </w:t>
      </w:r>
      <w:r w:rsidRPr="00ED04E1">
        <w:rPr>
          <w:rFonts w:ascii="Times New Roman" w:hAnsi="Times New Roman" w:cs="Times New Roman"/>
          <w:position w:val="-10"/>
          <w:szCs w:val="21"/>
        </w:rPr>
        <w:object w:dxaOrig="279" w:dyaOrig="300" w14:anchorId="07B3732C">
          <v:shape id="_x0000_i1070" type="#_x0000_t75" style="width:14.1pt;height:15.05pt" o:ole="">
            <v:imagedata r:id="rId89" o:title=""/>
          </v:shape>
          <o:OLEObject Type="Embed" ProgID="Equation.DSMT4" ShapeID="_x0000_i1070" DrawAspect="Content" ObjectID="_1851974213" r:id="rId90"/>
        </w:object>
      </w:r>
      <w:r w:rsidRPr="00ED04E1">
        <w:rPr>
          <w:rFonts w:ascii="Times New Roman" w:hAnsi="Times New Roman" w:cs="Times New Roman"/>
          <w:szCs w:val="21"/>
        </w:rPr>
        <w:t>, the diagnostic satisfies</w:t>
      </w:r>
    </w:p>
    <w:p w14:paraId="16C020AC" w14:textId="72DAF2DE" w:rsidR="00ED04E1" w:rsidRDefault="00ED04E1" w:rsidP="00ED04E1">
      <w:pPr>
        <w:pStyle w:val="MTDisplayEquation"/>
      </w:pPr>
      <w:r>
        <w:tab/>
      </w:r>
      <w:r w:rsidR="00BB14B1" w:rsidRPr="00ED04E1">
        <w:rPr>
          <w:position w:val="-26"/>
        </w:rPr>
        <w:object w:dxaOrig="4560" w:dyaOrig="620" w14:anchorId="4ABE96BC">
          <v:shape id="_x0000_i1071" type="#_x0000_t75" style="width:227.9pt;height:31pt" o:ole="">
            <v:imagedata r:id="rId91" o:title=""/>
          </v:shape>
          <o:OLEObject Type="Embed" ProgID="Equation.DSMT4" ShapeID="_x0000_i1071" DrawAspect="Content" ObjectID="_1851974214" r:id="rId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(39)</w:instrText>
      </w:r>
      <w:r>
        <w:fldChar w:fldCharType="end"/>
      </w:r>
    </w:p>
    <w:p w14:paraId="1C7644F4" w14:textId="48276E3C" w:rsidR="00ED04E1" w:rsidRDefault="004520B0">
      <w:pPr>
        <w:rPr>
          <w:rFonts w:ascii="Times New Roman" w:hAnsi="Times New Roman" w:cs="Times New Roman"/>
          <w:szCs w:val="21"/>
        </w:rPr>
      </w:pPr>
      <w:r w:rsidRPr="004520B0">
        <w:rPr>
          <w:rFonts w:ascii="Times New Roman" w:hAnsi="Times New Roman" w:cs="Times New Roman"/>
          <w:b/>
          <w:bCs/>
          <w:szCs w:val="21"/>
        </w:rPr>
        <w:t>Proof.</w:t>
      </w:r>
      <w:r w:rsidRPr="004520B0">
        <w:rPr>
          <w:rFonts w:ascii="Times New Roman" w:hAnsi="Times New Roman" w:cs="Times New Roman"/>
          <w:szCs w:val="21"/>
        </w:rPr>
        <w:t xml:space="preserve"> Substituting Equation (38) gives </w:t>
      </w:r>
      <w:r w:rsidRPr="004520B0">
        <w:rPr>
          <w:rFonts w:ascii="Times New Roman" w:hAnsi="Times New Roman" w:cs="Times New Roman"/>
          <w:position w:val="-14"/>
          <w:szCs w:val="21"/>
        </w:rPr>
        <w:object w:dxaOrig="3159" w:dyaOrig="340" w14:anchorId="143C41BA">
          <v:shape id="_x0000_i1072" type="#_x0000_t75" style="width:158.1pt;height:16.9pt" o:ole="">
            <v:imagedata r:id="rId93" o:title=""/>
          </v:shape>
          <o:OLEObject Type="Embed" ProgID="Equation.DSMT4" ShapeID="_x0000_i1072" DrawAspect="Content" ObjectID="_1851974215" r:id="rId94"/>
        </w:object>
      </w:r>
      <w:r w:rsidRPr="004520B0">
        <w:rPr>
          <w:rFonts w:ascii="Times New Roman" w:hAnsi="Times New Roman" w:cs="Times New Roman"/>
          <w:szCs w:val="21"/>
        </w:rPr>
        <w:t xml:space="preserve"> in the numerator. Division by </w:t>
      </w:r>
      <w:r w:rsidRPr="004520B0">
        <w:rPr>
          <w:rFonts w:ascii="Times New Roman" w:hAnsi="Times New Roman" w:cs="Times New Roman"/>
          <w:position w:val="-10"/>
          <w:szCs w:val="21"/>
        </w:rPr>
        <w:object w:dxaOrig="220" w:dyaOrig="300" w14:anchorId="4055BAD2">
          <v:shape id="_x0000_i1073" type="#_x0000_t75" style="width:10.95pt;height:15.05pt" o:ole="">
            <v:imagedata r:id="rId95" o:title=""/>
          </v:shape>
          <o:OLEObject Type="Embed" ProgID="Equation.DSMT4" ShapeID="_x0000_i1073" DrawAspect="Content" ObjectID="_1851974216" r:id="rId96"/>
        </w:object>
      </w:r>
      <w:r w:rsidRPr="004520B0">
        <w:rPr>
          <w:rFonts w:ascii="Times New Roman" w:hAnsi="Times New Roman" w:cs="Times New Roman"/>
          <w:szCs w:val="21"/>
        </w:rPr>
        <w:t xml:space="preserve"> yields Equation (39). The two terms describe different comparisons. The class-family-relative upper-tail headroom </w:t>
      </w:r>
      <w:r w:rsidRPr="004520B0">
        <w:rPr>
          <w:rFonts w:ascii="Times New Roman" w:hAnsi="Times New Roman" w:cs="Times New Roman"/>
          <w:position w:val="-12"/>
          <w:szCs w:val="21"/>
        </w:rPr>
        <w:object w:dxaOrig="360" w:dyaOrig="320" w14:anchorId="0974F237">
          <v:shape id="_x0000_i1074" type="#_x0000_t75" style="width:18.15pt;height:15.95pt" o:ole="">
            <v:imagedata r:id="rId97" o:title=""/>
          </v:shape>
          <o:OLEObject Type="Embed" ProgID="Equation.DSMT4" ShapeID="_x0000_i1074" DrawAspect="Content" ObjectID="_1851974217" r:id="rId98"/>
        </w:object>
      </w:r>
      <w:r w:rsidRPr="004520B0">
        <w:rPr>
          <w:rFonts w:ascii="Times New Roman" w:hAnsi="Times New Roman" w:cs="Times New Roman"/>
          <w:szCs w:val="21"/>
        </w:rPr>
        <w:t xml:space="preserve"> locates the largest class median relative to the pool median. The class-selection miss </w:t>
      </w:r>
      <w:r w:rsidRPr="004520B0">
        <w:rPr>
          <w:rFonts w:ascii="Times New Roman" w:hAnsi="Times New Roman" w:cs="Times New Roman"/>
          <w:position w:val="-10"/>
          <w:szCs w:val="21"/>
        </w:rPr>
        <w:object w:dxaOrig="360" w:dyaOrig="300" w14:anchorId="2F083388">
          <v:shape id="_x0000_i1075" type="#_x0000_t75" style="width:18.15pt;height:15.05pt" o:ole="">
            <v:imagedata r:id="rId99" o:title=""/>
          </v:shape>
          <o:OLEObject Type="Embed" ProgID="Equation.DSMT4" ShapeID="_x0000_i1075" DrawAspect="Content" ObjectID="_1851974218" r:id="rId100"/>
        </w:object>
      </w:r>
      <w:r w:rsidRPr="004520B0">
        <w:rPr>
          <w:rFonts w:ascii="Times New Roman" w:hAnsi="Times New Roman" w:cs="Times New Roman"/>
          <w:szCs w:val="21"/>
        </w:rPr>
        <w:t xml:space="preserve"> measures the normalized excess median makespan of the selected class over the best class in the same family. Resource quantities and operational rules remain fixed in both comparisons. Because </w:t>
      </w:r>
      <w:r w:rsidRPr="004520B0">
        <w:rPr>
          <w:rFonts w:ascii="Times New Roman" w:hAnsi="Times New Roman" w:cs="Times New Roman"/>
          <w:position w:val="-14"/>
          <w:szCs w:val="21"/>
        </w:rPr>
        <w:object w:dxaOrig="1060" w:dyaOrig="340" w14:anchorId="7C38558B">
          <v:shape id="_x0000_i1076" type="#_x0000_t75" style="width:52.9pt;height:16.9pt" o:ole="">
            <v:imagedata r:id="rId101" o:title=""/>
          </v:shape>
          <o:OLEObject Type="Embed" ProgID="Equation.DSMT4" ShapeID="_x0000_i1076" DrawAspect="Content" ObjectID="_1851974219" r:id="rId102"/>
        </w:object>
      </w:r>
      <w:r w:rsidRPr="004520B0">
        <w:rPr>
          <w:rFonts w:ascii="Times New Roman" w:hAnsi="Times New Roman" w:cs="Times New Roman"/>
          <w:szCs w:val="21"/>
        </w:rPr>
        <w:t>,</w:t>
      </w:r>
    </w:p>
    <w:p w14:paraId="05C4F0E8" w14:textId="3A6F69E4" w:rsidR="004520B0" w:rsidRDefault="004520B0" w:rsidP="004520B0">
      <w:pPr>
        <w:pStyle w:val="MTDisplayEquation"/>
      </w:pPr>
      <w:r>
        <w:tab/>
      </w:r>
      <w:r w:rsidRPr="004520B0">
        <w:rPr>
          <w:position w:val="-10"/>
        </w:rPr>
        <w:object w:dxaOrig="2160" w:dyaOrig="300" w14:anchorId="253D4C60">
          <v:shape id="_x0000_i1077" type="#_x0000_t75" style="width:108pt;height:15.05pt" o:ole="">
            <v:imagedata r:id="rId103" o:title=""/>
          </v:shape>
          <o:OLEObject Type="Embed" ProgID="Equation.DSMT4" ShapeID="_x0000_i1077" DrawAspect="Content" ObjectID="_1851974220"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(40)</w:instrText>
      </w:r>
      <w:r>
        <w:fldChar w:fldCharType="end"/>
      </w:r>
    </w:p>
    <w:p w14:paraId="04F682BD" w14:textId="78AB6D50" w:rsidR="004520B0" w:rsidRDefault="004520B0">
      <w:pPr>
        <w:rPr>
          <w:rFonts w:ascii="Times New Roman" w:hAnsi="Times New Roman" w:cs="Times New Roman"/>
          <w:szCs w:val="21"/>
        </w:rPr>
      </w:pPr>
      <w:r w:rsidRPr="004520B0">
        <w:rPr>
          <w:rFonts w:ascii="Times New Roman" w:hAnsi="Times New Roman" w:cs="Times New Roman"/>
          <w:szCs w:val="21"/>
        </w:rPr>
        <w:t xml:space="preserve">The signs of the other terms depend on the reference comparison: </w:t>
      </w:r>
      <w:r w:rsidRPr="004520B0">
        <w:rPr>
          <w:rFonts w:ascii="Times New Roman" w:hAnsi="Times New Roman" w:cs="Times New Roman"/>
          <w:position w:val="-12"/>
          <w:szCs w:val="21"/>
        </w:rPr>
        <w:object w:dxaOrig="680" w:dyaOrig="320" w14:anchorId="4693D0DD">
          <v:shape id="_x0000_i1078" type="#_x0000_t75" style="width:34.1pt;height:15.95pt" o:ole="">
            <v:imagedata r:id="rId105" o:title=""/>
          </v:shape>
          <o:OLEObject Type="Embed" ProgID="Equation.DSMT4" ShapeID="_x0000_i1078" DrawAspect="Content" ObjectID="_1851974221" r:id="rId106"/>
        </w:object>
      </w:r>
      <w:r w:rsidRPr="004520B0">
        <w:rPr>
          <w:rFonts w:ascii="Times New Roman" w:hAnsi="Times New Roman" w:cs="Times New Roman"/>
          <w:szCs w:val="21"/>
        </w:rPr>
        <w:t xml:space="preserve"> exactly when </w:t>
      </w:r>
      <w:r w:rsidRPr="004520B0">
        <w:rPr>
          <w:rFonts w:ascii="Times New Roman" w:hAnsi="Times New Roman" w:cs="Times New Roman"/>
          <w:position w:val="-10"/>
          <w:szCs w:val="21"/>
        </w:rPr>
        <w:object w:dxaOrig="600" w:dyaOrig="300" w14:anchorId="4586EF09">
          <v:shape id="_x0000_i1079" type="#_x0000_t75" style="width:30.05pt;height:15.05pt" o:ole="">
            <v:imagedata r:id="rId107" o:title=""/>
          </v:shape>
          <o:OLEObject Type="Embed" ProgID="Equation.DSMT4" ShapeID="_x0000_i1079" DrawAspect="Content" ObjectID="_1851974222" r:id="rId108"/>
        </w:object>
      </w:r>
      <w:r w:rsidRPr="004520B0">
        <w:rPr>
          <w:rFonts w:ascii="Times New Roman" w:hAnsi="Times New Roman" w:cs="Times New Roman"/>
          <w:szCs w:val="21"/>
        </w:rPr>
        <w:t xml:space="preserve">, and </w:t>
      </w:r>
      <w:r w:rsidRPr="004520B0">
        <w:rPr>
          <w:rFonts w:ascii="Times New Roman" w:hAnsi="Times New Roman" w:cs="Times New Roman"/>
          <w:position w:val="-6"/>
          <w:szCs w:val="21"/>
        </w:rPr>
        <w:object w:dxaOrig="620" w:dyaOrig="240" w14:anchorId="5E987D4A">
          <v:shape id="_x0000_i1080" type="#_x0000_t75" style="width:31pt;height:11.9pt" o:ole="">
            <v:imagedata r:id="rId109" o:title=""/>
          </v:shape>
          <o:OLEObject Type="Embed" ProgID="Equation.DSMT4" ShapeID="_x0000_i1080" DrawAspect="Content" ObjectID="_1851974223" r:id="rId110"/>
        </w:object>
      </w:r>
      <w:r w:rsidRPr="004520B0">
        <w:rPr>
          <w:rFonts w:ascii="Times New Roman" w:hAnsi="Times New Roman" w:cs="Times New Roman"/>
          <w:szCs w:val="21"/>
        </w:rPr>
        <w:t xml:space="preserve"> exactly when the selected class</w:t>
      </w:r>
      <w:r>
        <w:rPr>
          <w:rFonts w:ascii="Times New Roman" w:hAnsi="Times New Roman" w:cs="Times New Roman"/>
          <w:szCs w:val="21"/>
        </w:rPr>
        <w:t>’</w:t>
      </w:r>
      <w:r w:rsidRPr="004520B0">
        <w:rPr>
          <w:rFonts w:ascii="Times New Roman" w:hAnsi="Times New Roman" w:cs="Times New Roman"/>
          <w:szCs w:val="21"/>
        </w:rPr>
        <w:t xml:space="preserve">s median is no greater than the pool median. The corner family in Section 3.3 need not cover the entire candidate pool and may have overlapping supports at tied thresholds. Its class medians therefore need not bracket </w:t>
      </w:r>
      <w:r w:rsidR="00DC0BBB" w:rsidRPr="00DC0BBB">
        <w:rPr>
          <w:rFonts w:ascii="Times New Roman" w:hAnsi="Times New Roman" w:cs="Times New Roman"/>
          <w:position w:val="-10"/>
          <w:szCs w:val="21"/>
        </w:rPr>
        <w:object w:dxaOrig="220" w:dyaOrig="300" w14:anchorId="065D0EA9">
          <v:shape id="_x0000_i1081" type="#_x0000_t75" style="width:10.95pt;height:15.05pt" o:ole="">
            <v:imagedata r:id="rId111" o:title=""/>
          </v:shape>
          <o:OLEObject Type="Embed" ProgID="Equation.DSMT4" ShapeID="_x0000_i1081" DrawAspect="Content" ObjectID="_1851974224" r:id="rId112"/>
        </w:object>
      </w:r>
      <w:r w:rsidRPr="004520B0">
        <w:rPr>
          <w:rFonts w:ascii="Times New Roman" w:hAnsi="Times New Roman" w:cs="Times New Roman"/>
          <w:szCs w:val="21"/>
        </w:rPr>
        <w:t xml:space="preserve">; </w:t>
      </w:r>
      <w:r w:rsidR="00DC0BBB" w:rsidRPr="00DC0BBB">
        <w:rPr>
          <w:rFonts w:ascii="Times New Roman" w:hAnsi="Times New Roman" w:cs="Times New Roman"/>
          <w:position w:val="-12"/>
          <w:szCs w:val="21"/>
        </w:rPr>
        <w:object w:dxaOrig="360" w:dyaOrig="320" w14:anchorId="5602F16C">
          <v:shape id="_x0000_i1082" type="#_x0000_t75" style="width:18.15pt;height:15.95pt" o:ole="">
            <v:imagedata r:id="rId113" o:title=""/>
          </v:shape>
          <o:OLEObject Type="Embed" ProgID="Equation.DSMT4" ShapeID="_x0000_i1082" DrawAspect="Content" ObjectID="_1851974225" r:id="rId114"/>
        </w:object>
      </w:r>
      <w:r w:rsidRPr="004520B0">
        <w:rPr>
          <w:rFonts w:ascii="Times New Roman" w:hAnsi="Times New Roman" w:cs="Times New Roman"/>
          <w:szCs w:val="21"/>
        </w:rPr>
        <w:t xml:space="preserve"> and </w:t>
      </w:r>
      <w:r w:rsidR="00DC0BBB" w:rsidRPr="00DC0BBB">
        <w:rPr>
          <w:rFonts w:ascii="Times New Roman" w:hAnsi="Times New Roman" w:cs="Times New Roman"/>
          <w:position w:val="-6"/>
          <w:szCs w:val="21"/>
        </w:rPr>
        <w:object w:dxaOrig="480" w:dyaOrig="240" w14:anchorId="15789177">
          <v:shape id="_x0000_i1083" type="#_x0000_t75" style="width:24.1pt;height:11.9pt" o:ole="">
            <v:imagedata r:id="rId115" o:title=""/>
          </v:shape>
          <o:OLEObject Type="Embed" ProgID="Equation.DSMT4" ShapeID="_x0000_i1083" DrawAspect="Content" ObjectID="_1851974226" r:id="rId116"/>
        </w:object>
      </w:r>
      <w:r w:rsidRPr="004520B0">
        <w:rPr>
          <w:rFonts w:ascii="Times New Roman" w:hAnsi="Times New Roman" w:cs="Times New Roman"/>
          <w:szCs w:val="21"/>
        </w:rPr>
        <w:t xml:space="preserve"> can be negative. These values retain the signed comparisons defined in Equations (38)–(39).</w:t>
      </w:r>
    </w:p>
    <w:p w14:paraId="46552848" w14:textId="51BC79BE" w:rsidR="00DC0BBB" w:rsidRPr="00DC0BBB" w:rsidRDefault="00DC0BBB">
      <w:pPr>
        <w:rPr>
          <w:rFonts w:ascii="Times New Roman" w:hAnsi="Times New Roman" w:cs="Times New Roman"/>
          <w:b/>
          <w:bCs/>
          <w:szCs w:val="21"/>
        </w:rPr>
      </w:pPr>
      <w:r w:rsidRPr="00DC0BBB">
        <w:rPr>
          <w:rFonts w:ascii="Times New Roman" w:hAnsi="Times New Roman" w:cs="Times New Roman" w:hint="eastAsia"/>
          <w:b/>
          <w:bCs/>
          <w:szCs w:val="21"/>
        </w:rPr>
        <w:t>4.2.2 Class-selection loss</w:t>
      </w:r>
    </w:p>
    <w:p w14:paraId="35817163" w14:textId="48310CF0" w:rsidR="00DC0BBB" w:rsidRDefault="00DC0BBB">
      <w:pPr>
        <w:rPr>
          <w:rFonts w:ascii="Times New Roman" w:hAnsi="Times New Roman" w:cs="Times New Roman"/>
          <w:szCs w:val="21"/>
        </w:rPr>
      </w:pPr>
      <w:r>
        <w:rPr>
          <w:rFonts w:ascii="Times New Roman" w:hAnsi="Times New Roman" w:cs="Times New Roman" w:hint="eastAsia"/>
          <w:szCs w:val="21"/>
        </w:rPr>
        <w:lastRenderedPageBreak/>
        <w:t xml:space="preserve">    </w:t>
      </w:r>
      <w:r w:rsidRPr="00DC0BBB">
        <w:rPr>
          <w:rFonts w:ascii="Times New Roman" w:hAnsi="Times New Roman" w:cs="Times New Roman"/>
          <w:szCs w:val="21"/>
        </w:rPr>
        <w:t xml:space="preserve">The selection term also has a decision-loss interpretation. In predict-then-optimize, the Smart Predict-then-Optimize (SPO) loss evaluates the cost of the decision induced by predicted coefficients, relative to an optimal decision under the true coefficients </w:t>
      </w:r>
      <w:sdt>
        <w:sdtPr>
          <w:rPr>
            <w:rFonts w:ascii="Times New Roman" w:hAnsi="Times New Roman" w:cs="Times New Roman"/>
            <w:color w:val="000000"/>
            <w:szCs w:val="21"/>
          </w:rPr>
          <w:tag w:val="MENDELEY_CITATION_v3_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"/>
          <w:id w:val="-1658056347"/>
          <w:placeholder>
            <w:docPart w:val="DefaultPlaceholder_-1854013440"/>
          </w:placeholder>
        </w:sdtPr>
        <w:sdtEndPr/>
        <w:sdtContent>
          <w:r w:rsidR="00E670C3" w:rsidRPr="00E670C3">
            <w:rPr>
              <w:rFonts w:ascii="Times New Roman" w:hAnsi="Times New Roman" w:cs="Times New Roman"/>
              <w:color w:val="000000"/>
            </w:rPr>
            <w:t>(Adam N. Elmachtoub &amp; Paul Grigas, 2021)</w:t>
          </w:r>
        </w:sdtContent>
      </w:sdt>
      <w:r w:rsidR="00F6662D">
        <w:rPr>
          <w:rFonts w:ascii="Times New Roman" w:hAnsi="Times New Roman" w:cs="Times New Roman"/>
          <w:color w:val="000000"/>
          <w:szCs w:val="21"/>
        </w:rPr>
        <w:t xml:space="preserve"> </w:t>
      </w:r>
      <w:r w:rsidRPr="00DC0BBB">
        <w:rPr>
          <w:rFonts w:ascii="Times New Roman" w:hAnsi="Times New Roman" w:cs="Times New Roman"/>
          <w:szCs w:val="21"/>
        </w:rPr>
        <w:t xml:space="preserve">. Here the actions are class labels. Their cost vector is </w:t>
      </w:r>
      <w:r w:rsidR="00F6662D" w:rsidRPr="00F6662D">
        <w:rPr>
          <w:rFonts w:ascii="Times New Roman" w:hAnsi="Times New Roman" w:cs="Times New Roman"/>
          <w:position w:val="-12"/>
          <w:szCs w:val="21"/>
        </w:rPr>
        <w:object w:dxaOrig="940" w:dyaOrig="320" w14:anchorId="6F820592">
          <v:shape id="_x0000_i1084" type="#_x0000_t75" style="width:46.95pt;height:15.95pt" o:ole="">
            <v:imagedata r:id="rId117" o:title=""/>
          </v:shape>
          <o:OLEObject Type="Embed" ProgID="Equation.DSMT4" ShapeID="_x0000_i1084" DrawAspect="Content" ObjectID="_1851974227" r:id="rId118"/>
        </w:object>
      </w:r>
      <w:r w:rsidRPr="00DC0BBB">
        <w:rPr>
          <w:rFonts w:ascii="Times New Roman" w:hAnsi="Times New Roman" w:cs="Times New Roman"/>
          <w:szCs w:val="21"/>
        </w:rPr>
        <w:t xml:space="preserve">, and a predicted class-score vector </w:t>
      </w:r>
      <w:r w:rsidR="00F6662D" w:rsidRPr="00F6662D">
        <w:rPr>
          <w:rFonts w:ascii="Times New Roman" w:hAnsi="Times New Roman" w:cs="Times New Roman"/>
          <w:position w:val="-6"/>
          <w:szCs w:val="21"/>
        </w:rPr>
        <w:object w:dxaOrig="180" w:dyaOrig="320" w14:anchorId="6D8F3ECB">
          <v:shape id="_x0000_i1085" type="#_x0000_t75" style="width:9.1pt;height:15.95pt" o:ole="">
            <v:imagedata r:id="rId119" o:title=""/>
          </v:shape>
          <o:OLEObject Type="Embed" ProgID="Equation.DSMT4" ShapeID="_x0000_i1085" DrawAspect="Content" ObjectID="_1851974228" r:id="rId120"/>
        </w:object>
      </w:r>
      <w:r w:rsidRPr="00DC0BBB">
        <w:rPr>
          <w:rFonts w:ascii="Times New Roman" w:hAnsi="Times New Roman" w:cs="Times New Roman"/>
          <w:szCs w:val="21"/>
        </w:rPr>
        <w:t xml:space="preserve"> induces the choice </w:t>
      </w:r>
      <w:r w:rsidR="00F6662D" w:rsidRPr="00F6662D">
        <w:rPr>
          <w:rFonts w:ascii="Times New Roman" w:hAnsi="Times New Roman" w:cs="Times New Roman"/>
          <w:position w:val="-12"/>
          <w:szCs w:val="21"/>
        </w:rPr>
        <w:object w:dxaOrig="1380" w:dyaOrig="360" w14:anchorId="1D791B86">
          <v:shape id="_x0000_i1086" type="#_x0000_t75" style="width:68.85pt;height:18.15pt" o:ole="">
            <v:imagedata r:id="rId121" o:title=""/>
          </v:shape>
          <o:OLEObject Type="Embed" ProgID="Equation.DSMT4" ShapeID="_x0000_i1086" DrawAspect="Content" ObjectID="_1851974229" r:id="rId122"/>
        </w:object>
      </w:r>
      <w:r w:rsidRPr="00DC0BBB">
        <w:rPr>
          <w:rFonts w:ascii="Times New Roman" w:hAnsi="Times New Roman" w:cs="Times New Roman"/>
          <w:szCs w:val="21"/>
        </w:rPr>
        <w:t xml:space="preserve"> under a fixed tie convention.</w:t>
      </w:r>
    </w:p>
    <w:p w14:paraId="1A3CAD4C" w14:textId="5C6F4A68" w:rsidR="00F6662D" w:rsidRDefault="00766443">
      <w:pPr>
        <w:rPr>
          <w:rFonts w:ascii="Times New Roman" w:hAnsi="Times New Roman" w:cs="Times New Roman"/>
          <w:szCs w:val="21"/>
        </w:rPr>
      </w:pPr>
      <w:commentRangeStart w:id="1"/>
      <w:ins w:id="2" w:author="诗月 胡" w:date="2026-09-27T00:27:00Z" w16du:dateUtc="2026-09-26T15:27:00Z">
        <w:r>
          <w:rPr>
            <w:rFonts w:ascii="Times New Roman" w:hAnsi="Times New Roman" w:cs="Times New Roman"/>
            <w:b/>
            <w:bCs/>
            <w:szCs w:val="21"/>
          </w:rPr>
          <w:t>Remark 1</w:t>
        </w:r>
      </w:ins>
      <w:del w:id="3" w:author="诗月 胡" w:date="2026-09-27T00:27:00Z" w16du:dateUtc="2026-09-26T15:27:00Z">
        <w:r w:rsidR="00F6662D" w:rsidRPr="00F6662D" w:rsidDel="00766443">
          <w:rPr>
            <w:rFonts w:ascii="Times New Roman" w:hAnsi="Times New Roman" w:cs="Times New Roman"/>
            <w:b/>
            <w:bCs/>
            <w:szCs w:val="21"/>
          </w:rPr>
          <w:delText>Proposition 2</w:delText>
        </w:r>
      </w:del>
      <w:r w:rsidR="00F6662D" w:rsidRPr="00F6662D">
        <w:rPr>
          <w:rFonts w:ascii="Times New Roman" w:hAnsi="Times New Roman" w:cs="Times New Roman"/>
          <w:b/>
          <w:bCs/>
          <w:szCs w:val="21"/>
        </w:rPr>
        <w:t xml:space="preserve"> (class-action loss interpretation)</w:t>
      </w:r>
      <w:commentRangeEnd w:id="1"/>
      <w:r w:rsidRPr="00F6662D">
        <w:rPr>
          <w:rStyle w:val="af6"/>
          <w:rFonts w:ascii="Times New Roman" w:hAnsi="Times New Roman" w:cs="Times New Roman"/>
        </w:rPr>
        <w:commentReference w:id="1"/>
      </w:r>
      <w:r w:rsidR="00F6662D" w:rsidRPr="00F6662D">
        <w:rPr>
          <w:rFonts w:ascii="Times New Roman" w:hAnsi="Times New Roman" w:cs="Times New Roman"/>
          <w:szCs w:val="21"/>
        </w:rPr>
        <w:t xml:space="preserve">. For the class decision induced by </w:t>
      </w:r>
      <w:r w:rsidR="00F6662D" w:rsidRPr="00F6662D">
        <w:rPr>
          <w:rFonts w:ascii="Times New Roman" w:hAnsi="Times New Roman" w:cs="Times New Roman"/>
          <w:position w:val="-6"/>
          <w:szCs w:val="21"/>
        </w:rPr>
        <w:object w:dxaOrig="180" w:dyaOrig="320" w14:anchorId="258EE8D6">
          <v:shape id="_x0000_i1087" type="#_x0000_t75" style="width:9.1pt;height:15.95pt" o:ole="">
            <v:imagedata r:id="rId127" o:title=""/>
          </v:shape>
          <o:OLEObject Type="Embed" ProgID="Equation.DSMT4" ShapeID="_x0000_i1087" DrawAspect="Content" ObjectID="_1851974230" r:id="rId128"/>
        </w:object>
      </w:r>
      <w:r w:rsidR="00F6662D" w:rsidRPr="00F6662D">
        <w:rPr>
          <w:rFonts w:ascii="Times New Roman" w:hAnsi="Times New Roman" w:cs="Times New Roman"/>
          <w:szCs w:val="21"/>
        </w:rPr>
        <w:t xml:space="preserve">, its SPO loss under </w:t>
      </w:r>
      <w:r w:rsidR="00F6662D" w:rsidRPr="00F6662D">
        <w:rPr>
          <w:rFonts w:ascii="Times New Roman" w:hAnsi="Times New Roman" w:cs="Times New Roman"/>
          <w:position w:val="-6"/>
          <w:szCs w:val="21"/>
        </w:rPr>
        <w:object w:dxaOrig="180" w:dyaOrig="240" w14:anchorId="495FC2BD">
          <v:shape id="_x0000_i1088" type="#_x0000_t75" style="width:9.1pt;height:11.9pt" o:ole="">
            <v:imagedata r:id="rId129" o:title=""/>
          </v:shape>
          <o:OLEObject Type="Embed" ProgID="Equation.DSMT4" ShapeID="_x0000_i1088" DrawAspect="Content" ObjectID="_1851974231" r:id="rId130"/>
        </w:object>
      </w:r>
      <w:r w:rsidR="00F6662D" w:rsidRPr="00F6662D">
        <w:rPr>
          <w:rFonts w:ascii="Times New Roman" w:hAnsi="Times New Roman" w:cs="Times New Roman"/>
          <w:szCs w:val="21"/>
        </w:rPr>
        <w:t xml:space="preserve"> satisfies</w:t>
      </w:r>
    </w:p>
    <w:p w14:paraId="49E9ABD8" w14:textId="50868FCB" w:rsidR="00F6662D" w:rsidRDefault="00F6662D" w:rsidP="00F6662D">
      <w:pPr>
        <w:pStyle w:val="MTDisplayEquation"/>
      </w:pPr>
      <w:r>
        <w:tab/>
      </w:r>
      <w:r w:rsidRPr="00F6662D">
        <w:rPr>
          <w:position w:val="-14"/>
        </w:rPr>
        <w:object w:dxaOrig="2900" w:dyaOrig="400" w14:anchorId="7D3C628E">
          <v:shape id="_x0000_i1089" type="#_x0000_t75" style="width:144.95pt;height:20.05pt" o:ole="">
            <v:imagedata r:id="rId131" o:title=""/>
          </v:shape>
          <o:OLEObject Type="Embed" ProgID="Equation.DSMT4" ShapeID="_x0000_i1089" DrawAspect="Content" ObjectID="_1851974232"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(41)</w:instrText>
      </w:r>
      <w:r>
        <w:fldChar w:fldCharType="end"/>
      </w:r>
    </w:p>
    <w:p w14:paraId="50A36DD9" w14:textId="6BF4906B" w:rsidR="00F6662D" w:rsidRDefault="00F6662D">
      <w:pPr>
        <w:rPr>
          <w:rFonts w:ascii="Times New Roman" w:hAnsi="Times New Roman" w:cs="Times New Roman"/>
          <w:szCs w:val="21"/>
        </w:rPr>
      </w:pPr>
      <w:r w:rsidRPr="00F6662D">
        <w:rPr>
          <w:rFonts w:ascii="Times New Roman" w:hAnsi="Times New Roman" w:cs="Times New Roman"/>
          <w:b/>
          <w:bCs/>
          <w:szCs w:val="21"/>
        </w:rPr>
        <w:t>Proof</w:t>
      </w:r>
      <w:r w:rsidRPr="00F6662D">
        <w:rPr>
          <w:rFonts w:ascii="Times New Roman" w:hAnsi="Times New Roman" w:cs="Times New Roman"/>
          <w:szCs w:val="21"/>
        </w:rPr>
        <w:t xml:space="preserve">. The selected action incurs cost </w:t>
      </w:r>
      <w:r w:rsidRPr="00F6662D">
        <w:rPr>
          <w:rFonts w:ascii="Times New Roman" w:hAnsi="Times New Roman" w:cs="Times New Roman"/>
          <w:position w:val="-14"/>
          <w:szCs w:val="21"/>
        </w:rPr>
        <w:object w:dxaOrig="300" w:dyaOrig="340" w14:anchorId="3C31BDE4">
          <v:shape id="_x0000_i1090" type="#_x0000_t75" style="width:15.05pt;height:16.9pt" o:ole="">
            <v:imagedata r:id="rId133" o:title=""/>
          </v:shape>
          <o:OLEObject Type="Embed" ProgID="Equation.DSMT4" ShapeID="_x0000_i1090" DrawAspect="Content" ObjectID="_1851974233" r:id="rId134"/>
        </w:object>
      </w:r>
      <w:r w:rsidRPr="00F6662D">
        <w:rPr>
          <w:rFonts w:ascii="Times New Roman" w:hAnsi="Times New Roman" w:cs="Times New Roman"/>
          <w:szCs w:val="21"/>
        </w:rPr>
        <w:t xml:space="preserve">, and the oracle action incurs cost </w:t>
      </w:r>
      <w:r w:rsidRPr="00F6662D">
        <w:rPr>
          <w:rFonts w:ascii="Times New Roman" w:hAnsi="Times New Roman" w:cs="Times New Roman"/>
          <w:position w:val="-10"/>
          <w:szCs w:val="21"/>
        </w:rPr>
        <w:object w:dxaOrig="240" w:dyaOrig="300" w14:anchorId="0A5D217E">
          <v:shape id="_x0000_i1091" type="#_x0000_t75" style="width:11.9pt;height:15.05pt" o:ole="">
            <v:imagedata r:id="rId135" o:title=""/>
          </v:shape>
          <o:OLEObject Type="Embed" ProgID="Equation.DSMT4" ShapeID="_x0000_i1091" DrawAspect="Content" ObjectID="_1851974234" r:id="rId136"/>
        </w:object>
      </w:r>
      <w:r w:rsidRPr="00F6662D">
        <w:rPr>
          <w:rFonts w:ascii="Times New Roman" w:hAnsi="Times New Roman" w:cs="Times New Roman"/>
          <w:szCs w:val="21"/>
        </w:rPr>
        <w:t xml:space="preserve">. Their difference is the numerator of </w:t>
      </w:r>
      <w:r w:rsidRPr="00F6662D">
        <w:rPr>
          <w:rFonts w:ascii="Times New Roman" w:hAnsi="Times New Roman" w:cs="Times New Roman"/>
          <w:position w:val="-10"/>
          <w:szCs w:val="21"/>
        </w:rPr>
        <w:object w:dxaOrig="360" w:dyaOrig="300" w14:anchorId="4858F59A">
          <v:shape id="_x0000_i1092" type="#_x0000_t75" style="width:18.15pt;height:15.05pt" o:ole="">
            <v:imagedata r:id="rId137" o:title=""/>
          </v:shape>
          <o:OLEObject Type="Embed" ProgID="Equation.DSMT4" ShapeID="_x0000_i1092" DrawAspect="Content" ObjectID="_1851974235" r:id="rId138"/>
        </w:object>
      </w:r>
      <w:r w:rsidRPr="00F6662D">
        <w:rPr>
          <w:rFonts w:ascii="Times New Roman" w:hAnsi="Times New Roman" w:cs="Times New Roman"/>
          <w:szCs w:val="21"/>
        </w:rPr>
        <w:t xml:space="preserve">. Thus, </w:t>
      </w:r>
      <w:r w:rsidR="00BE0C97" w:rsidRPr="00BE0C97">
        <w:rPr>
          <w:rFonts w:ascii="Times New Roman" w:hAnsi="Times New Roman" w:cs="Times New Roman"/>
          <w:position w:val="-10"/>
          <w:szCs w:val="21"/>
        </w:rPr>
        <w:object w:dxaOrig="360" w:dyaOrig="300" w14:anchorId="10A3EF81">
          <v:shape id="_x0000_i1093" type="#_x0000_t75" style="width:18.15pt;height:15.05pt" o:ole="">
            <v:imagedata r:id="rId139" o:title=""/>
          </v:shape>
          <o:OLEObject Type="Embed" ProgID="Equation.DSMT4" ShapeID="_x0000_i1093" DrawAspect="Content" ObjectID="_1851974236" r:id="rId140"/>
        </w:object>
      </w:r>
      <w:r w:rsidRPr="00F6662D">
        <w:rPr>
          <w:rFonts w:ascii="Times New Roman" w:hAnsi="Times New Roman" w:cs="Times New Roman"/>
          <w:szCs w:val="21"/>
        </w:rPr>
        <w:t xml:space="preserve"> evaluates the quality of a class decision on a fixed class-cost vector. A learning method can target this loss through the class scores it predicts; its training and generalization properties depend on the learning procedure and data design.</w:t>
      </w:r>
    </w:p>
    <w:p w14:paraId="023EE292" w14:textId="3A450BE1" w:rsidR="00BE0C97" w:rsidRPr="00BE0C97" w:rsidRDefault="00BE0C97">
      <w:pPr>
        <w:rPr>
          <w:rFonts w:ascii="Times New Roman" w:hAnsi="Times New Roman" w:cs="Times New Roman"/>
          <w:b/>
          <w:bCs/>
          <w:szCs w:val="21"/>
        </w:rPr>
      </w:pPr>
      <w:r w:rsidRPr="00BE0C97">
        <w:rPr>
          <w:rFonts w:ascii="Times New Roman" w:hAnsi="Times New Roman" w:cs="Times New Roman" w:hint="eastAsia"/>
          <w:b/>
          <w:bCs/>
          <w:szCs w:val="21"/>
        </w:rPr>
        <w:t>4.2.3 Resolution of covering partitions</w:t>
      </w:r>
    </w:p>
    <w:p w14:paraId="50CEC79F" w14:textId="569FF4DE" w:rsidR="00BE0C97" w:rsidRDefault="00BE0C97">
      <w:pPr>
        <w:rPr>
          <w:rFonts w:ascii="Times New Roman" w:hAnsi="Times New Roman" w:cs="Times New Roman"/>
          <w:szCs w:val="21"/>
        </w:rPr>
      </w:pPr>
      <w:r>
        <w:rPr>
          <w:rFonts w:ascii="Times New Roman" w:hAnsi="Times New Roman" w:cs="Times New Roman" w:hint="eastAsia"/>
          <w:szCs w:val="21"/>
        </w:rPr>
        <w:t xml:space="preserve">    </w:t>
      </w:r>
      <w:r w:rsidR="00AE72E7" w:rsidRPr="00AE72E7">
        <w:rPr>
          <w:rFonts w:ascii="Times New Roman" w:hAnsi="Times New Roman" w:cs="Times New Roman"/>
          <w:szCs w:val="21"/>
        </w:rPr>
        <w:t xml:space="preserve">The resolution analysis uses a finite, disjoint, covering partition </w:t>
      </w:r>
      <w:r w:rsidR="00AE72E7" w:rsidRPr="00AE72E7">
        <w:rPr>
          <w:rFonts w:ascii="Times New Roman" w:hAnsi="Times New Roman" w:cs="Times New Roman"/>
          <w:position w:val="-6"/>
          <w:szCs w:val="21"/>
        </w:rPr>
        <w:object w:dxaOrig="240" w:dyaOrig="240" w14:anchorId="3F177CC8">
          <v:shape id="_x0000_i1094" type="#_x0000_t75" style="width:11.9pt;height:11.9pt" o:ole="">
            <v:imagedata r:id="rId141" o:title=""/>
          </v:shape>
          <o:OLEObject Type="Embed" ProgID="Equation.DSMT4" ShapeID="_x0000_i1094" DrawAspect="Content" ObjectID="_1851974237" r:id="rId142"/>
        </w:object>
      </w:r>
      <w:r w:rsidR="00AE72E7" w:rsidRPr="00AE72E7">
        <w:rPr>
          <w:rFonts w:ascii="Times New Roman" w:hAnsi="Times New Roman" w:cs="Times New Roman"/>
          <w:szCs w:val="21"/>
        </w:rPr>
        <w:t xml:space="preserve"> of the same candidate pool to examine how classification detail changes the observed class spread. Each cell has positive probability under </w:t>
      </w:r>
      <w:r w:rsidR="00AE72E7" w:rsidRPr="00AE72E7">
        <w:rPr>
          <w:rFonts w:ascii="Times New Roman" w:hAnsi="Times New Roman" w:cs="Times New Roman"/>
          <w:position w:val="-10"/>
          <w:szCs w:val="21"/>
        </w:rPr>
        <w:object w:dxaOrig="240" w:dyaOrig="300" w14:anchorId="7D2B1BC4">
          <v:shape id="_x0000_i1095" type="#_x0000_t75" style="width:11.9pt;height:15.05pt" o:ole="">
            <v:imagedata r:id="rId143" o:title=""/>
          </v:shape>
          <o:OLEObject Type="Embed" ProgID="Equation.DSMT4" ShapeID="_x0000_i1095" DrawAspect="Content" ObjectID="_1851974238" r:id="rId144"/>
        </w:object>
      </w:r>
      <w:r w:rsidR="00AE72E7" w:rsidRPr="00AE72E7">
        <w:rPr>
          <w:rFonts w:ascii="Times New Roman" w:hAnsi="Times New Roman" w:cs="Times New Roman"/>
          <w:szCs w:val="21"/>
        </w:rPr>
        <w:t xml:space="preserve">, and its outcome distribution is obtained by conditioning the same pool distribution and evaluator on that cell. Its midpoint median is denoted by </w:t>
      </w:r>
      <w:r w:rsidR="00AE72E7" w:rsidRPr="00AE72E7">
        <w:rPr>
          <w:rFonts w:ascii="Times New Roman" w:hAnsi="Times New Roman" w:cs="Times New Roman"/>
          <w:position w:val="-12"/>
          <w:szCs w:val="21"/>
        </w:rPr>
        <w:object w:dxaOrig="240" w:dyaOrig="320" w14:anchorId="0F8B8A7C">
          <v:shape id="_x0000_i1096" type="#_x0000_t75" style="width:11.9pt;height:15.95pt" o:ole="">
            <v:imagedata r:id="rId145" o:title=""/>
          </v:shape>
          <o:OLEObject Type="Embed" ProgID="Equation.DSMT4" ShapeID="_x0000_i1096" DrawAspect="Content" ObjectID="_1851974239" r:id="rId146"/>
        </w:object>
      </w:r>
      <w:r w:rsidR="00AE72E7" w:rsidRPr="00AE72E7">
        <w:rPr>
          <w:rFonts w:ascii="Times New Roman" w:hAnsi="Times New Roman" w:cs="Times New Roman"/>
          <w:szCs w:val="21"/>
        </w:rPr>
        <w:t>. This construction preserves the mixture relationship between the pool and its cells, giving</w:t>
      </w:r>
    </w:p>
    <w:p w14:paraId="48EAB18E" w14:textId="2AC827D8" w:rsidR="00AE72E7" w:rsidRDefault="00AE72E7" w:rsidP="00AE72E7">
      <w:pPr>
        <w:pStyle w:val="MTDisplayEquation"/>
      </w:pPr>
      <w:r>
        <w:tab/>
      </w:r>
      <w:r w:rsidRPr="00AE72E7">
        <w:rPr>
          <w:position w:val="-12"/>
        </w:rPr>
        <w:object w:dxaOrig="2260" w:dyaOrig="320" w14:anchorId="27D32A99">
          <v:shape id="_x0000_i1097" type="#_x0000_t75" style="width:113pt;height:15.95pt" o:ole="">
            <v:imagedata r:id="rId147" o:title=""/>
          </v:shape>
          <o:OLEObject Type="Embed" ProgID="Equation.DSMT4" ShapeID="_x0000_i1097" DrawAspect="Content" ObjectID="_1851974240" r:id="rId1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(42)</w:instrText>
      </w:r>
      <w:r>
        <w:fldChar w:fldCharType="end"/>
      </w:r>
    </w:p>
    <w:p w14:paraId="2A1D1F8B" w14:textId="0BA3BF2E" w:rsidR="00A2476F" w:rsidRPr="00A2476F" w:rsidRDefault="00EF2E95" w:rsidP="00A2476F">
      <w:pPr>
        <w:rPr>
          <w:rFonts w:ascii="Times New Roman" w:hAnsi="Times New Roman" w:cs="Times New Roman"/>
          <w:szCs w:val="21"/>
        </w:rPr>
      </w:pPr>
      <w:r w:rsidRPr="00EF2E95">
        <w:rPr>
          <w:rFonts w:ascii="Times New Roman" w:hAnsi="Times New Roman" w:cs="Times New Roman"/>
          <w:szCs w:val="21"/>
        </w:rPr>
        <w:t xml:space="preserve">The bracketing property holds for the midpoint convention. In the proof of the upper inequality, </w:t>
      </w:r>
      <w:r w:rsidRPr="00EF2E95">
        <w:rPr>
          <w:rFonts w:ascii="Times New Roman" w:hAnsi="Times New Roman" w:cs="Times New Roman"/>
          <w:position w:val="-12"/>
          <w:szCs w:val="21"/>
        </w:rPr>
        <w:object w:dxaOrig="999" w:dyaOrig="320" w14:anchorId="418883F8">
          <v:shape id="_x0000_i1098" type="#_x0000_t75" style="width:50.1pt;height:15.95pt" o:ole="">
            <v:imagedata r:id="rId149" o:title=""/>
          </v:shape>
          <o:OLEObject Type="Embed" ProgID="Equation.DSMT4" ShapeID="_x0000_i1098" DrawAspect="Content" ObjectID="_1851974241" r:id="rId150"/>
        </w:object>
      </w:r>
      <w:r w:rsidRPr="00EF2E95">
        <w:rPr>
          <w:rFonts w:ascii="Times New Roman" w:hAnsi="Times New Roman" w:cs="Times New Roman"/>
          <w:szCs w:val="21"/>
        </w:rPr>
        <w:t xml:space="preserve">, and </w:t>
      </w:r>
      <w:r w:rsidRPr="00EF2E95">
        <w:rPr>
          <w:rFonts w:ascii="Times New Roman" w:hAnsi="Times New Roman" w:cs="Times New Roman"/>
          <w:position w:val="-14"/>
          <w:szCs w:val="21"/>
        </w:rPr>
        <w:object w:dxaOrig="720" w:dyaOrig="380" w14:anchorId="7CCE3F32">
          <v:shape id="_x0000_i1099" type="#_x0000_t75" style="width:36pt;height:19.1pt" o:ole="">
            <v:imagedata r:id="rId151" o:title=""/>
          </v:shape>
          <o:OLEObject Type="Embed" ProgID="Equation.DSMT4" ShapeID="_x0000_i1099" DrawAspect="Content" ObjectID="_1851974242" r:id="rId152"/>
        </w:object>
      </w:r>
      <w:r w:rsidRPr="00EF2E95">
        <w:rPr>
          <w:rFonts w:ascii="Times New Roman" w:hAnsi="Times New Roman" w:cs="Times New Roman"/>
          <w:szCs w:val="21"/>
        </w:rPr>
        <w:t xml:space="preserve"> denotes the median interval of cell </w:t>
      </w:r>
      <w:r w:rsidRPr="00EF2E95">
        <w:rPr>
          <w:rFonts w:ascii="Times New Roman" w:hAnsi="Times New Roman" w:cs="Times New Roman"/>
          <w:position w:val="-10"/>
          <w:szCs w:val="21"/>
        </w:rPr>
        <w:object w:dxaOrig="200" w:dyaOrig="240" w14:anchorId="0ACC8C0F">
          <v:shape id="_x0000_i1100" type="#_x0000_t75" style="width:10pt;height:11.9pt" o:ole="">
            <v:imagedata r:id="rId153" o:title=""/>
          </v:shape>
          <o:OLEObject Type="Embed" ProgID="Equation.DSMT4" ShapeID="_x0000_i1100" DrawAspect="Content" ObjectID="_1851974243" r:id="rId154"/>
        </w:object>
      </w:r>
      <w:r w:rsidRPr="00EF2E95">
        <w:rPr>
          <w:rFonts w:ascii="Times New Roman" w:hAnsi="Times New Roman" w:cs="Times New Roman"/>
          <w:szCs w:val="21"/>
        </w:rPr>
        <w:t xml:space="preserve">. Every cell has cumulative probability at least one half at </w:t>
      </w:r>
      <w:r w:rsidRPr="00EF2E95">
        <w:rPr>
          <w:rFonts w:ascii="Times New Roman" w:hAnsi="Times New Roman" w:cs="Times New Roman"/>
          <w:position w:val="-6"/>
          <w:szCs w:val="21"/>
        </w:rPr>
        <w:object w:dxaOrig="139" w:dyaOrig="220" w14:anchorId="4FF0B8C5">
          <v:shape id="_x0000_i1101" type="#_x0000_t75" style="width:6.9pt;height:10.95pt" o:ole="">
            <v:imagedata r:id="rId155" o:title=""/>
          </v:shape>
          <o:OLEObject Type="Embed" ProgID="Equation.DSMT4" ShapeID="_x0000_i1101" DrawAspect="Content" ObjectID="_1851974244" r:id="rId156"/>
        </w:object>
      </w:r>
      <w:r w:rsidRPr="00EF2E95">
        <w:rPr>
          <w:rFonts w:ascii="Times New Roman" w:hAnsi="Times New Roman" w:cs="Times New Roman"/>
          <w:szCs w:val="21"/>
        </w:rPr>
        <w:t xml:space="preserve">. If the pool midpoint exceeded </w:t>
      </w:r>
      <w:r w:rsidRPr="00EF2E95">
        <w:rPr>
          <w:rFonts w:ascii="Times New Roman" w:hAnsi="Times New Roman" w:cs="Times New Roman"/>
          <w:position w:val="-6"/>
          <w:szCs w:val="21"/>
        </w:rPr>
        <w:object w:dxaOrig="139" w:dyaOrig="220" w14:anchorId="06AF62F5">
          <v:shape id="_x0000_i1102" type="#_x0000_t75" style="width:6.9pt;height:10.95pt" o:ole="">
            <v:imagedata r:id="rId155" o:title=""/>
          </v:shape>
          <o:OLEObject Type="Embed" ProgID="Equation.DSMT4" ShapeID="_x0000_i1102" DrawAspect="Content" ObjectID="_1851974245" r:id="rId157"/>
        </w:object>
      </w:r>
      <w:r w:rsidRPr="00EF2E95">
        <w:rPr>
          <w:rFonts w:ascii="Times New Roman" w:hAnsi="Times New Roman" w:cs="Times New Roman"/>
          <w:szCs w:val="21"/>
        </w:rPr>
        <w:t>, the pool</w:t>
      </w:r>
      <w:r>
        <w:rPr>
          <w:rFonts w:ascii="Times New Roman" w:hAnsi="Times New Roman" w:cs="Times New Roman"/>
          <w:szCs w:val="21"/>
        </w:rPr>
        <w:t>’</w:t>
      </w:r>
      <w:r w:rsidRPr="00EF2E95">
        <w:rPr>
          <w:rFonts w:ascii="Times New Roman" w:hAnsi="Times New Roman" w:cs="Times New Roman"/>
          <w:szCs w:val="21"/>
        </w:rPr>
        <w:t xml:space="preserve">s cumulative probability at </w:t>
      </w:r>
      <w:r w:rsidR="00755007" w:rsidRPr="00EF2E95">
        <w:rPr>
          <w:rFonts w:ascii="Times New Roman" w:hAnsi="Times New Roman" w:cs="Times New Roman"/>
          <w:position w:val="-6"/>
          <w:szCs w:val="21"/>
        </w:rPr>
        <w:object w:dxaOrig="139" w:dyaOrig="220" w14:anchorId="5A28E980">
          <v:shape id="_x0000_i1103" type="#_x0000_t75" style="width:6.9pt;height:10.95pt" o:ole="">
            <v:imagedata r:id="rId155" o:title=""/>
          </v:shape>
          <o:OLEObject Type="Embed" ProgID="Equation.DSMT4" ShapeID="_x0000_i1103" DrawAspect="Content" ObjectID="_1851974246" r:id="rId158"/>
        </w:object>
      </w:r>
      <w:r w:rsidRPr="00EF2E95">
        <w:rPr>
          <w:rFonts w:ascii="Times New Roman" w:hAnsi="Times New Roman" w:cs="Times New Roman"/>
          <w:szCs w:val="21"/>
        </w:rPr>
        <w:t xml:space="preserve"> would equal one half, forcing the same equality in every positive-weight cell. Their median intervals would then have a common point, and the pool median interval would be their intersection. A cell attaining the largest lower endpoint would have a midpoint at least as large as the pool midpoint, contradicting the definition of </w:t>
      </w:r>
      <w:r w:rsidR="00A2476F" w:rsidRPr="00EF2E95">
        <w:rPr>
          <w:rFonts w:ascii="Times New Roman" w:hAnsi="Times New Roman" w:cs="Times New Roman"/>
          <w:position w:val="-6"/>
          <w:szCs w:val="21"/>
        </w:rPr>
        <w:object w:dxaOrig="139" w:dyaOrig="220" w14:anchorId="62DFBAA3">
          <v:shape id="_x0000_i1104" type="#_x0000_t75" style="width:6.9pt;height:10.95pt" o:ole="">
            <v:imagedata r:id="rId155" o:title=""/>
          </v:shape>
          <o:OLEObject Type="Embed" ProgID="Equation.DSMT4" ShapeID="_x0000_i1104" DrawAspect="Content" ObjectID="_1851974247" r:id="rId159"/>
        </w:object>
      </w:r>
      <w:r w:rsidRPr="00EF2E95">
        <w:rPr>
          <w:rFonts w:ascii="Times New Roman" w:hAnsi="Times New Roman" w:cs="Times New Roman"/>
          <w:szCs w:val="21"/>
        </w:rPr>
        <w:t>. Reflection of the outcome variable gives the lower inequality.</w:t>
      </w:r>
    </w:p>
    <w:p w14:paraId="43C09186" w14:textId="5BC8E26A" w:rsidR="00A2476F" w:rsidRDefault="00766443" w:rsidP="00A2476F">
      <w:pPr>
        <w:rPr>
          <w:rFonts w:ascii="Times New Roman" w:hAnsi="Times New Roman" w:cs="Times New Roman"/>
          <w:szCs w:val="21"/>
        </w:rPr>
      </w:pPr>
      <w:ins w:id="4" w:author="诗月 胡" w:date="2026-09-27T00:27:00Z" w16du:dateUtc="2026-09-26T15:27:00Z">
        <w:r>
          <w:rPr>
            <w:rFonts w:ascii="Times New Roman" w:hAnsi="Times New Roman" w:cs="Times New Roman"/>
            <w:b/>
            <w:bCs/>
            <w:szCs w:val="21"/>
          </w:rPr>
          <w:t>Proposition 2</w:t>
        </w:r>
      </w:ins>
      <w:del w:id="5" w:author="诗月 胡" w:date="2026-09-27T00:27:00Z" w16du:dateUtc="2026-09-26T15:27:00Z">
        <w:r w:rsidR="00A2476F" w:rsidRPr="00A2476F" w:rsidDel="00766443">
          <w:rPr>
            <w:rFonts w:ascii="Times New Roman" w:hAnsi="Times New Roman" w:cs="Times New Roman"/>
            <w:b/>
            <w:bCs/>
            <w:szCs w:val="21"/>
          </w:rPr>
          <w:delText>Theorem 1</w:delText>
        </w:r>
      </w:del>
      <w:r w:rsidR="00A2476F" w:rsidRPr="00A2476F">
        <w:rPr>
          <w:rFonts w:ascii="Times New Roman" w:hAnsi="Times New Roman" w:cs="Times New Roman"/>
          <w:b/>
          <w:bCs/>
          <w:szCs w:val="21"/>
        </w:rPr>
        <w:t xml:space="preserve"> (nested-partition refinement)</w:t>
      </w:r>
      <w:r w:rsidR="00A2476F" w:rsidRPr="00A2476F">
        <w:rPr>
          <w:rFonts w:ascii="Times New Roman" w:hAnsi="Times New Roman" w:cs="Times New Roman"/>
          <w:szCs w:val="21"/>
        </w:rPr>
        <w:t xml:space="preserve">. The following result concerns finite covering partitions </w:t>
      </w:r>
      <w:r w:rsidR="00A2476F" w:rsidRPr="00A2476F">
        <w:rPr>
          <w:rFonts w:ascii="Times New Roman" w:hAnsi="Times New Roman" w:cs="Times New Roman"/>
          <w:position w:val="-6"/>
          <w:szCs w:val="21"/>
        </w:rPr>
        <w:object w:dxaOrig="240" w:dyaOrig="240" w14:anchorId="77C4A77F">
          <v:shape id="_x0000_i1105" type="#_x0000_t75" style="width:11.9pt;height:11.9pt" o:ole="">
            <v:imagedata r:id="rId160" o:title=""/>
          </v:shape>
          <o:OLEObject Type="Embed" ProgID="Equation.DSMT4" ShapeID="_x0000_i1105" DrawAspect="Content" ObjectID="_1851974248" r:id="rId161"/>
        </w:object>
      </w:r>
      <w:r w:rsidR="00A2476F" w:rsidRPr="00A2476F">
        <w:rPr>
          <w:rFonts w:ascii="Times New Roman" w:hAnsi="Times New Roman" w:cs="Times New Roman"/>
          <w:szCs w:val="21"/>
        </w:rPr>
        <w:t xml:space="preserve"> and </w:t>
      </w:r>
      <w:r w:rsidR="00A2476F" w:rsidRPr="00A2476F">
        <w:rPr>
          <w:rFonts w:ascii="Times New Roman" w:hAnsi="Times New Roman" w:cs="Times New Roman"/>
          <w:position w:val="-6"/>
          <w:szCs w:val="21"/>
        </w:rPr>
        <w:object w:dxaOrig="279" w:dyaOrig="260" w14:anchorId="16E31C48">
          <v:shape id="_x0000_i1106" type="#_x0000_t75" style="width:14.1pt;height:13.15pt" o:ole="">
            <v:imagedata r:id="rId162" o:title=""/>
          </v:shape>
          <o:OLEObject Type="Embed" ProgID="Equation.DSMT4" ShapeID="_x0000_i1106" DrawAspect="Content" ObjectID="_1851974249" r:id="rId163"/>
        </w:object>
      </w:r>
      <w:r w:rsidR="00A2476F" w:rsidRPr="00A2476F">
        <w:rPr>
          <w:rFonts w:ascii="Times New Roman" w:hAnsi="Times New Roman" w:cs="Times New Roman"/>
          <w:szCs w:val="21"/>
        </w:rPr>
        <w:t xml:space="preserve"> of the same candidate pool, with positive-probability cells and cell distributions induced by the same base distribution and evaluator. If </w:t>
      </w:r>
      <w:r w:rsidR="00A2476F" w:rsidRPr="00A2476F">
        <w:rPr>
          <w:rFonts w:ascii="Times New Roman" w:hAnsi="Times New Roman" w:cs="Times New Roman"/>
          <w:position w:val="-6"/>
          <w:szCs w:val="21"/>
        </w:rPr>
        <w:object w:dxaOrig="279" w:dyaOrig="260" w14:anchorId="700D476F">
          <v:shape id="_x0000_i1107" type="#_x0000_t75" style="width:14.1pt;height:13.15pt" o:ole="">
            <v:imagedata r:id="rId164" o:title=""/>
          </v:shape>
          <o:OLEObject Type="Embed" ProgID="Equation.DSMT4" ShapeID="_x0000_i1107" DrawAspect="Content" ObjectID="_1851974250" r:id="rId165"/>
        </w:object>
      </w:r>
      <w:r w:rsidR="00A2476F" w:rsidRPr="00A2476F">
        <w:rPr>
          <w:rFonts w:ascii="Times New Roman" w:hAnsi="Times New Roman" w:cs="Times New Roman"/>
          <w:szCs w:val="21"/>
        </w:rPr>
        <w:t xml:space="preserve"> refines </w:t>
      </w:r>
      <w:r w:rsidR="00A2476F" w:rsidRPr="00A2476F">
        <w:rPr>
          <w:rFonts w:ascii="Times New Roman" w:hAnsi="Times New Roman" w:cs="Times New Roman"/>
          <w:position w:val="-6"/>
          <w:szCs w:val="21"/>
        </w:rPr>
        <w:object w:dxaOrig="240" w:dyaOrig="240" w14:anchorId="4ECD169C">
          <v:shape id="_x0000_i1108" type="#_x0000_t75" style="width:11.9pt;height:11.9pt" o:ole="">
            <v:imagedata r:id="rId160" o:title=""/>
          </v:shape>
          <o:OLEObject Type="Embed" ProgID="Equation.DSMT4" ShapeID="_x0000_i1108" DrawAspect="Content" ObjectID="_1851974251" r:id="rId166"/>
        </w:object>
      </w:r>
      <w:r w:rsidR="00A2476F" w:rsidRPr="00A2476F">
        <w:rPr>
          <w:rFonts w:ascii="Times New Roman" w:hAnsi="Times New Roman" w:cs="Times New Roman"/>
          <w:szCs w:val="21"/>
        </w:rPr>
        <w:t xml:space="preserve">, meaning that every cell of </w:t>
      </w:r>
      <w:r w:rsidR="00A2476F" w:rsidRPr="00A2476F">
        <w:rPr>
          <w:rFonts w:ascii="Times New Roman" w:hAnsi="Times New Roman" w:cs="Times New Roman"/>
          <w:position w:val="-6"/>
          <w:szCs w:val="21"/>
        </w:rPr>
        <w:object w:dxaOrig="279" w:dyaOrig="260" w14:anchorId="2336BDA9">
          <v:shape id="_x0000_i1109" type="#_x0000_t75" style="width:14.1pt;height:13.15pt" o:ole="">
            <v:imagedata r:id="rId162" o:title=""/>
          </v:shape>
          <o:OLEObject Type="Embed" ProgID="Equation.DSMT4" ShapeID="_x0000_i1109" DrawAspect="Content" ObjectID="_1851974252" r:id="rId167"/>
        </w:object>
      </w:r>
      <w:r w:rsidR="00A2476F" w:rsidRPr="00A2476F">
        <w:rPr>
          <w:rFonts w:ascii="Times New Roman" w:hAnsi="Times New Roman" w:cs="Times New Roman"/>
          <w:szCs w:val="21"/>
        </w:rPr>
        <w:t xml:space="preserve"> lies within one cell of </w:t>
      </w:r>
      <w:r w:rsidR="00A2476F" w:rsidRPr="00A2476F">
        <w:rPr>
          <w:rFonts w:ascii="Times New Roman" w:hAnsi="Times New Roman" w:cs="Times New Roman"/>
          <w:position w:val="-6"/>
          <w:szCs w:val="21"/>
        </w:rPr>
        <w:object w:dxaOrig="240" w:dyaOrig="240" w14:anchorId="63998E20">
          <v:shape id="_x0000_i1110" type="#_x0000_t75" style="width:11.9pt;height:11.9pt" o:ole="">
            <v:imagedata r:id="rId160" o:title=""/>
          </v:shape>
          <o:OLEObject Type="Embed" ProgID="Equation.DSMT4" ShapeID="_x0000_i1110" DrawAspect="Content" ObjectID="_1851974253" r:id="rId168"/>
        </w:object>
      </w:r>
      <w:r w:rsidR="00A2476F" w:rsidRPr="00A2476F">
        <w:rPr>
          <w:rFonts w:ascii="Times New Roman" w:hAnsi="Times New Roman" w:cs="Times New Roman"/>
          <w:szCs w:val="21"/>
        </w:rPr>
        <w:t>, then</w:t>
      </w:r>
    </w:p>
    <w:p w14:paraId="03DDD179" w14:textId="22B122F0" w:rsidR="00637091" w:rsidRDefault="00637091" w:rsidP="00637091">
      <w:pPr>
        <w:pStyle w:val="MTDisplayEquation"/>
      </w:pPr>
      <w:r>
        <w:tab/>
      </w:r>
      <w:r w:rsidRPr="00637091">
        <w:rPr>
          <w:position w:val="-12"/>
        </w:rPr>
        <w:object w:dxaOrig="4320" w:dyaOrig="320" w14:anchorId="2FF71889">
          <v:shape id="_x0000_i1111" type="#_x0000_t75" style="width:3in;height:15.95pt" o:ole="">
            <v:imagedata r:id="rId169" o:title=""/>
          </v:shape>
          <o:OLEObject Type="Embed" ProgID="Equation.DSMT4" ShapeID="_x0000_i1111" DrawAspect="Content" ObjectID="_1851974254" r:id="rId1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(43)</w:instrText>
      </w:r>
      <w:r>
        <w:fldChar w:fldCharType="end"/>
      </w:r>
    </w:p>
    <w:p w14:paraId="460B7AFC" w14:textId="6BEDB4D8" w:rsidR="00637091" w:rsidRDefault="00637091" w:rsidP="00A2476F">
      <w:pPr>
        <w:rPr>
          <w:rFonts w:ascii="Times New Roman" w:hAnsi="Times New Roman" w:cs="Times New Roman"/>
          <w:szCs w:val="21"/>
        </w:rPr>
      </w:pPr>
      <w:r w:rsidRPr="00637091">
        <w:rPr>
          <w:rFonts w:ascii="Times New Roman" w:hAnsi="Times New Roman" w:cs="Times New Roman"/>
          <w:b/>
          <w:bCs/>
          <w:szCs w:val="21"/>
        </w:rPr>
        <w:t>Proof</w:t>
      </w:r>
      <w:r w:rsidRPr="00637091">
        <w:rPr>
          <w:rFonts w:ascii="Times New Roman" w:hAnsi="Times New Roman" w:cs="Times New Roman"/>
          <w:szCs w:val="21"/>
        </w:rPr>
        <w:t xml:space="preserve">. The outcome distribution in a parent cell is the mixture of the distributions in its children, with weights </w:t>
      </w:r>
      <w:r w:rsidRPr="00637091">
        <w:rPr>
          <w:rFonts w:ascii="Times New Roman" w:hAnsi="Times New Roman" w:cs="Times New Roman"/>
          <w:position w:val="-10"/>
          <w:szCs w:val="21"/>
        </w:rPr>
        <w:object w:dxaOrig="1160" w:dyaOrig="300" w14:anchorId="533D16DD">
          <v:shape id="_x0000_i1112" type="#_x0000_t75" style="width:57.9pt;height:15.05pt" o:ole="">
            <v:imagedata r:id="rId171" o:title=""/>
          </v:shape>
          <o:OLEObject Type="Embed" ProgID="Equation.DSMT4" ShapeID="_x0000_i1112" DrawAspect="Content" ObjectID="_1851974255" r:id="rId172"/>
        </w:object>
      </w:r>
      <w:r w:rsidRPr="00637091">
        <w:rPr>
          <w:rFonts w:ascii="Times New Roman" w:hAnsi="Times New Roman" w:cs="Times New Roman"/>
          <w:szCs w:val="21"/>
        </w:rPr>
        <w:t xml:space="preserve">. Equation (42), applied within that parent, brackets its median by its smallest </w:t>
      </w:r>
      <w:r w:rsidRPr="00637091">
        <w:rPr>
          <w:rFonts w:ascii="Times New Roman" w:hAnsi="Times New Roman" w:cs="Times New Roman"/>
          <w:szCs w:val="21"/>
        </w:rPr>
        <w:lastRenderedPageBreak/>
        <w:t xml:space="preserve">and largest child medians. The upper inequality for a parent attaining the largest coarse median and the lower inequality for a parent attaining the smallest coarse median establish the result. </w:t>
      </w:r>
    </w:p>
    <w:p w14:paraId="3A1CC046" w14:textId="6DE69886" w:rsidR="00637091" w:rsidRDefault="00766443" w:rsidP="00A2476F">
      <w:pPr>
        <w:rPr>
          <w:rFonts w:ascii="Times New Roman" w:hAnsi="Times New Roman" w:cs="Times New Roman"/>
          <w:szCs w:val="21"/>
        </w:rPr>
      </w:pPr>
      <w:ins w:id="6" w:author="诗月 胡" w:date="2026-09-27T00:27:00Z" w16du:dateUtc="2026-09-26T15:27:00Z">
        <w:r>
          <w:rPr>
            <w:rFonts w:ascii="Times New Roman" w:hAnsi="Times New Roman" w:cs="Times New Roman"/>
            <w:b/>
            <w:bCs/>
            <w:szCs w:val="21"/>
          </w:rPr>
          <w:t>Diagnostic resolution.</w:t>
        </w:r>
      </w:ins>
      <w:del w:id="7" w:author="诗月 胡" w:date="2026-09-27T00:27:00Z" w16du:dateUtc="2026-09-26T15:27:00Z">
        <w:r w:rsidR="00637091" w:rsidRPr="00637091" w:rsidDel="00766443">
          <w:rPr>
            <w:rFonts w:ascii="Times New Roman" w:hAnsi="Times New Roman" w:cs="Times New Roman"/>
            <w:b/>
            <w:bCs/>
            <w:szCs w:val="21"/>
          </w:rPr>
          <w:delText>Corollary 1 (diagnostic resolution)</w:delText>
        </w:r>
        <w:r w:rsidR="00637091" w:rsidRPr="00637091" w:rsidDel="00766443">
          <w:rPr>
            <w:rFonts w:ascii="Times New Roman" w:hAnsi="Times New Roman" w:cs="Times New Roman"/>
            <w:szCs w:val="21"/>
          </w:rPr>
          <w:delText>.</w:delText>
        </w:r>
      </w:del>
      <w:r w:rsidR="00637091" w:rsidRPr="00637091">
        <w:rPr>
          <w:rFonts w:ascii="Times New Roman" w:hAnsi="Times New Roman" w:cs="Times New Roman"/>
          <w:szCs w:val="21"/>
        </w:rPr>
        <w:t xml:space="preserve"> Along a nested sequence of such partitions, </w:t>
      </w:r>
      <w:r w:rsidR="00637091" w:rsidRPr="00637091">
        <w:rPr>
          <w:rFonts w:ascii="Times New Roman" w:hAnsi="Times New Roman" w:cs="Times New Roman"/>
          <w:position w:val="-12"/>
          <w:szCs w:val="21"/>
        </w:rPr>
        <w:object w:dxaOrig="680" w:dyaOrig="320" w14:anchorId="35FAEBB2">
          <v:shape id="_x0000_i1113" type="#_x0000_t75" style="width:34.1pt;height:15.95pt" o:ole="">
            <v:imagedata r:id="rId173" o:title=""/>
          </v:shape>
          <o:OLEObject Type="Embed" ProgID="Equation.DSMT4" ShapeID="_x0000_i1113" DrawAspect="Content" ObjectID="_1851974256" r:id="rId174"/>
        </w:object>
      </w:r>
      <w:r w:rsidR="00637091" w:rsidRPr="00637091">
        <w:rPr>
          <w:rFonts w:ascii="Times New Roman" w:hAnsi="Times New Roman" w:cs="Times New Roman"/>
          <w:szCs w:val="21"/>
        </w:rPr>
        <w:t xml:space="preserve">, the oracle gain </w:t>
      </w:r>
      <w:r w:rsidR="00637091" w:rsidRPr="00637091">
        <w:rPr>
          <w:rFonts w:ascii="Times New Roman" w:hAnsi="Times New Roman" w:cs="Times New Roman"/>
          <w:position w:val="-12"/>
          <w:szCs w:val="21"/>
        </w:rPr>
        <w:object w:dxaOrig="2180" w:dyaOrig="320" w14:anchorId="4E81F2A7">
          <v:shape id="_x0000_i1114" type="#_x0000_t75" style="width:108.95pt;height:15.95pt" o:ole="">
            <v:imagedata r:id="rId175" o:title=""/>
          </v:shape>
          <o:OLEObject Type="Embed" ProgID="Equation.DSMT4" ShapeID="_x0000_i1114" DrawAspect="Content" ObjectID="_1851974257" r:id="rId176"/>
        </w:object>
      </w:r>
      <w:r w:rsidR="00637091" w:rsidRPr="00637091">
        <w:rPr>
          <w:rFonts w:ascii="Times New Roman" w:hAnsi="Times New Roman" w:cs="Times New Roman"/>
          <w:szCs w:val="21"/>
        </w:rPr>
        <w:t xml:space="preserve">, and </w:t>
      </w:r>
      <w:r w:rsidR="00637091" w:rsidRPr="00637091">
        <w:rPr>
          <w:rFonts w:ascii="Times New Roman" w:hAnsi="Times New Roman" w:cs="Times New Roman"/>
          <w:position w:val="-12"/>
          <w:szCs w:val="21"/>
        </w:rPr>
        <w:object w:dxaOrig="2180" w:dyaOrig="320" w14:anchorId="567D70E4">
          <v:shape id="_x0000_i1115" type="#_x0000_t75" style="width:108.95pt;height:15.95pt" o:ole="">
            <v:imagedata r:id="rId177" o:title=""/>
          </v:shape>
          <o:OLEObject Type="Embed" ProgID="Equation.DSMT4" ShapeID="_x0000_i1115" DrawAspect="Content" ObjectID="_1851974258" r:id="rId178"/>
        </w:object>
      </w:r>
      <w:r w:rsidR="00637091" w:rsidRPr="00637091">
        <w:rPr>
          <w:rFonts w:ascii="Times New Roman" w:hAnsi="Times New Roman" w:cs="Times New Roman"/>
          <w:szCs w:val="21"/>
        </w:rPr>
        <w:t xml:space="preserve"> are nonnegative and nondecreasing under refinement. This follows from Equations (42)–(43), with </w:t>
      </w:r>
      <w:r w:rsidR="00637091" w:rsidRPr="00637091">
        <w:rPr>
          <w:rFonts w:ascii="Times New Roman" w:hAnsi="Times New Roman" w:cs="Times New Roman"/>
          <w:position w:val="-10"/>
          <w:szCs w:val="21"/>
        </w:rPr>
        <w:object w:dxaOrig="220" w:dyaOrig="300" w14:anchorId="53ECC4A2">
          <v:shape id="_x0000_i1116" type="#_x0000_t75" style="width:10.95pt;height:15.05pt" o:ole="">
            <v:imagedata r:id="rId179" o:title=""/>
          </v:shape>
          <o:OLEObject Type="Embed" ProgID="Equation.DSMT4" ShapeID="_x0000_i1116" DrawAspect="Content" ObjectID="_1851974259" r:id="rId180"/>
        </w:object>
      </w:r>
      <w:r w:rsidR="00637091" w:rsidRPr="00637091">
        <w:rPr>
          <w:rFonts w:ascii="Times New Roman" w:hAnsi="Times New Roman" w:cs="Times New Roman"/>
          <w:szCs w:val="21"/>
        </w:rPr>
        <w:t xml:space="preserve"> fixed. The selection term </w:t>
      </w:r>
      <w:r w:rsidR="00637091" w:rsidRPr="00637091">
        <w:rPr>
          <w:rFonts w:ascii="Times New Roman" w:hAnsi="Times New Roman" w:cs="Times New Roman"/>
          <w:position w:val="-10"/>
          <w:szCs w:val="21"/>
        </w:rPr>
        <w:object w:dxaOrig="360" w:dyaOrig="300" w14:anchorId="7E8AF1BF">
          <v:shape id="_x0000_i1117" type="#_x0000_t75" style="width:18.15pt;height:15.05pt" o:ole="">
            <v:imagedata r:id="rId181" o:title=""/>
          </v:shape>
          <o:OLEObject Type="Embed" ProgID="Equation.DSMT4" ShapeID="_x0000_i1117" DrawAspect="Content" ObjectID="_1851974260" r:id="rId182"/>
        </w:object>
      </w:r>
      <w:r w:rsidR="00637091" w:rsidRPr="00637091">
        <w:rPr>
          <w:rFonts w:ascii="Times New Roman" w:hAnsi="Times New Roman" w:cs="Times New Roman"/>
          <w:szCs w:val="21"/>
        </w:rPr>
        <w:t xml:space="preserve"> additionally depends on the rule</w:t>
      </w:r>
      <w:r w:rsidR="008601F4">
        <w:rPr>
          <w:rFonts w:ascii="Times New Roman" w:hAnsi="Times New Roman" w:cs="Times New Roman"/>
          <w:szCs w:val="21"/>
        </w:rPr>
        <w:t>’</w:t>
      </w:r>
      <w:r w:rsidR="00637091" w:rsidRPr="00637091">
        <w:rPr>
          <w:rFonts w:ascii="Times New Roman" w:hAnsi="Times New Roman" w:cs="Times New Roman"/>
          <w:szCs w:val="21"/>
        </w:rPr>
        <w:t>s choice at each resolution.</w:t>
      </w:r>
      <w:r w:rsidR="008601F4">
        <w:rPr>
          <w:rFonts w:ascii="Times New Roman" w:hAnsi="Times New Roman" w:cs="Times New Roman" w:hint="eastAsia"/>
          <w:szCs w:val="21"/>
        </w:rPr>
        <w:t xml:space="preserve"> </w:t>
      </w:r>
      <w:r w:rsidR="008601F4" w:rsidRPr="008601F4">
        <w:rPr>
          <w:rFonts w:ascii="Times New Roman" w:hAnsi="Times New Roman" w:cs="Times New Roman"/>
          <w:szCs w:val="21"/>
        </w:rPr>
        <w:t xml:space="preserve">The corner family </w:t>
      </w:r>
      <w:r w:rsidR="008601F4" w:rsidRPr="008601F4">
        <w:rPr>
          <w:rFonts w:ascii="Times New Roman" w:hAnsi="Times New Roman" w:cs="Times New Roman"/>
          <w:position w:val="-8"/>
          <w:szCs w:val="21"/>
        </w:rPr>
        <w:object w:dxaOrig="220" w:dyaOrig="260" w14:anchorId="3D3CBB2A">
          <v:shape id="_x0000_i1118" type="#_x0000_t75" style="width:10.95pt;height:13.15pt" o:ole="">
            <v:imagedata r:id="rId183" o:title=""/>
          </v:shape>
          <o:OLEObject Type="Embed" ProgID="Equation.DSMT4" ShapeID="_x0000_i1118" DrawAspect="Content" ObjectID="_1851974261" r:id="rId184"/>
        </w:object>
      </w:r>
      <w:r w:rsidR="008601F4" w:rsidRPr="008601F4">
        <w:rPr>
          <w:rFonts w:ascii="Times New Roman" w:hAnsi="Times New Roman" w:cs="Times New Roman"/>
          <w:szCs w:val="21"/>
        </w:rPr>
        <w:t xml:space="preserve"> and the covering partition </w:t>
      </w:r>
      <w:r w:rsidR="008601F4" w:rsidRPr="00A2476F">
        <w:rPr>
          <w:rFonts w:ascii="Times New Roman" w:hAnsi="Times New Roman" w:cs="Times New Roman"/>
          <w:position w:val="-6"/>
          <w:szCs w:val="21"/>
        </w:rPr>
        <w:object w:dxaOrig="240" w:dyaOrig="240" w14:anchorId="5F5BECE8">
          <v:shape id="_x0000_i1119" type="#_x0000_t75" style="width:11.9pt;height:11.9pt" o:ole="">
            <v:imagedata r:id="rId160" o:title=""/>
          </v:shape>
          <o:OLEObject Type="Embed" ProgID="Equation.DSMT4" ShapeID="_x0000_i1119" DrawAspect="Content" ObjectID="_1851974262" r:id="rId185"/>
        </w:object>
      </w:r>
      <w:r w:rsidR="008601F4" w:rsidRPr="008601F4">
        <w:rPr>
          <w:rFonts w:ascii="Times New Roman" w:hAnsi="Times New Roman" w:cs="Times New Roman"/>
          <w:szCs w:val="21"/>
        </w:rPr>
        <w:t xml:space="preserve"> answer different diagnostic questions. The former compares selected tail combinations of </w:t>
      </w:r>
      <w:r w:rsidR="008601F4" w:rsidRPr="008601F4">
        <w:rPr>
          <w:rFonts w:ascii="Times New Roman" w:hAnsi="Times New Roman" w:cs="Times New Roman"/>
          <w:position w:val="-6"/>
          <w:szCs w:val="21"/>
        </w:rPr>
        <w:object w:dxaOrig="220" w:dyaOrig="240" w14:anchorId="12DD5886">
          <v:shape id="_x0000_i1120" type="#_x0000_t75" style="width:10.95pt;height:11.9pt" o:ole="">
            <v:imagedata r:id="rId186" o:title=""/>
          </v:shape>
          <o:OLEObject Type="Embed" ProgID="Equation.DSMT4" ShapeID="_x0000_i1120" DrawAspect="Content" ObjectID="_1851974263" r:id="rId187"/>
        </w:object>
      </w:r>
      <w:r w:rsidR="008601F4" w:rsidRPr="008601F4">
        <w:rPr>
          <w:rFonts w:ascii="Times New Roman" w:hAnsi="Times New Roman" w:cs="Times New Roman"/>
          <w:szCs w:val="21"/>
        </w:rPr>
        <w:t xml:space="preserve"> and </w:t>
      </w:r>
      <w:r w:rsidR="008601F4" w:rsidRPr="008601F4">
        <w:rPr>
          <w:rFonts w:ascii="Times New Roman" w:hAnsi="Times New Roman" w:cs="Times New Roman"/>
          <w:position w:val="-4"/>
          <w:szCs w:val="21"/>
        </w:rPr>
        <w:object w:dxaOrig="180" w:dyaOrig="220" w14:anchorId="120A8220">
          <v:shape id="_x0000_i1121" type="#_x0000_t75" style="width:9.1pt;height:10.95pt" o:ole="">
            <v:imagedata r:id="rId188" o:title=""/>
          </v:shape>
          <o:OLEObject Type="Embed" ProgID="Equation.DSMT4" ShapeID="_x0000_i1121" DrawAspect="Content" ObjectID="_1851974264" r:id="rId189"/>
        </w:object>
      </w:r>
      <w:r w:rsidR="008601F4" w:rsidRPr="008601F4">
        <w:rPr>
          <w:rFonts w:ascii="Times New Roman" w:hAnsi="Times New Roman" w:cs="Times New Roman"/>
          <w:szCs w:val="21"/>
        </w:rPr>
        <w:t xml:space="preserve">; the latter tracks how a complete classification resolves variation across the whole pool. Resolution comparisons use genuinely nested boundaries and consistent allocation of threshold ties. At the sample level, exact checks of </w:t>
      </w:r>
      <w:ins w:id="8" w:author="诗月 胡" w:date="2026-09-27T00:27:00Z" w16du:dateUtc="2026-09-26T15:27:00Z">
        <w:r>
          <w:rPr>
            <w:rFonts w:ascii="Times New Roman" w:hAnsi="Times New Roman" w:cs="Times New Roman"/>
            <w:szCs w:val="21"/>
          </w:rPr>
          <w:t>Proposition 2</w:t>
        </w:r>
      </w:ins>
      <w:del w:id="9" w:author="诗月 胡" w:date="2026-09-27T00:27:00Z" w16du:dateUtc="2026-09-26T15:27:00Z">
        <w:r w:rsidR="008601F4" w:rsidRPr="008601F4" w:rsidDel="00766443">
          <w:rPr>
            <w:rFonts w:ascii="Times New Roman" w:hAnsi="Times New Roman" w:cs="Times New Roman"/>
            <w:szCs w:val="21"/>
          </w:rPr>
          <w:delText>Theorem 1</w:delText>
        </w:r>
      </w:del>
      <w:r w:rsidR="008601F4" w:rsidRPr="008601F4">
        <w:rPr>
          <w:rFonts w:ascii="Times New Roman" w:hAnsi="Times New Roman" w:cs="Times New Roman"/>
          <w:szCs w:val="21"/>
        </w:rPr>
        <w:t xml:space="preserve"> partition the same weighted outcome sample so that each parent distribution remains the mixture of its children.</w:t>
      </w:r>
      <w:r w:rsidR="008601F4">
        <w:rPr>
          <w:rFonts w:ascii="Times New Roman" w:hAnsi="Times New Roman" w:cs="Times New Roman" w:hint="eastAsia"/>
          <w:szCs w:val="21"/>
        </w:rPr>
        <w:t xml:space="preserve"> </w:t>
      </w:r>
      <w:r w:rsidR="008601F4" w:rsidRPr="008601F4">
        <w:rPr>
          <w:rFonts w:ascii="Times New Roman" w:hAnsi="Times New Roman" w:cs="Times New Roman"/>
          <w:szCs w:val="21"/>
        </w:rPr>
        <w:t>Fig. 3 separates the class-relative comparisons from the resolution analysis of covering partitions.</w:t>
      </w:r>
    </w:p>
    <w:p w14:paraId="09C9D8F9" w14:textId="7BDB496E" w:rsidR="008601F4" w:rsidRDefault="008601F4" w:rsidP="00A2476F">
      <w:pPr>
        <w:rPr>
          <w:rFonts w:ascii="Times New Roman" w:hAnsi="Times New Roman" w:cs="Times New Roman"/>
          <w:szCs w:val="21"/>
        </w:rPr>
      </w:pPr>
      <w:r>
        <w:rPr>
          <w:rFonts w:ascii="Times New Roman" w:hAnsi="Times New Roman" w:cs="Times New Roman"/>
          <w:noProof/>
          <w:szCs w:val="21"/>
        </w:rPr>
        <w:drawing>
          <wp:inline distT="0" distB="0" distL="0" distR="0" wp14:anchorId="58BFC8A3" wp14:editId="4EE9D69E">
            <wp:extent cx="5381625" cy="2152650"/>
            <wp:effectExtent l="0" t="0" r="9525" b="0"/>
            <wp:docPr id="1370401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381625" cy="2152650"/>
                    </a:xfrm>
                    <a:prstGeom prst="rect">
                      <a:avLst/>
                    </a:prstGeom>
                    <a:noFill/>
                    <a:ln>
                      <a:noFill/>
                    </a:ln>
                  </pic:spPr>
                </pic:pic>
              </a:graphicData>
            </a:graphic>
          </wp:inline>
        </w:drawing>
      </w:r>
    </w:p>
    <w:p w14:paraId="1FBD5146" w14:textId="0925E393" w:rsidR="008601F4" w:rsidRDefault="008601F4" w:rsidP="008601F4">
      <w:pPr>
        <w:jc w:val="center"/>
        <w:rPr>
          <w:rFonts w:ascii="Times New Roman" w:hAnsi="Times New Roman" w:cs="Times New Roman"/>
          <w:szCs w:val="21"/>
        </w:rPr>
      </w:pPr>
      <w:r w:rsidRPr="008601F4">
        <w:rPr>
          <w:rFonts w:ascii="Times New Roman" w:hAnsi="Times New Roman" w:cs="Times New Roman"/>
          <w:szCs w:val="21"/>
        </w:rPr>
        <w:t xml:space="preserve">Fig. 3. Comparisons underlying the class-relative diagnostic. (a) Under one fixed evaluator, the best, selected, and worst class medians define the class spread and selected gain relative to the pool median </w:t>
      </w:r>
      <w:r w:rsidR="00447DEB" w:rsidRPr="00637091">
        <w:rPr>
          <w:rFonts w:ascii="Times New Roman" w:hAnsi="Times New Roman" w:cs="Times New Roman"/>
          <w:position w:val="-10"/>
          <w:szCs w:val="21"/>
        </w:rPr>
        <w:object w:dxaOrig="220" w:dyaOrig="300" w14:anchorId="3E169833">
          <v:shape id="_x0000_i1122" type="#_x0000_t75" style="width:10.95pt;height:15.05pt" o:ole="">
            <v:imagedata r:id="rId179" o:title=""/>
          </v:shape>
          <o:OLEObject Type="Embed" ProgID="Equation.DSMT4" ShapeID="_x0000_i1122" DrawAspect="Content" ObjectID="_1851974265" r:id="rId191"/>
        </w:object>
      </w:r>
      <w:r w:rsidRPr="008601F4">
        <w:rPr>
          <w:rFonts w:ascii="Times New Roman" w:hAnsi="Times New Roman" w:cs="Times New Roman"/>
          <w:szCs w:val="21"/>
        </w:rPr>
        <w:t xml:space="preserve">. (b) The identity </w:t>
      </w:r>
      <w:r w:rsidR="00447DEB" w:rsidRPr="00447DEB">
        <w:rPr>
          <w:rFonts w:ascii="Times New Roman" w:hAnsi="Times New Roman" w:cs="Times New Roman"/>
          <w:position w:val="-12"/>
          <w:szCs w:val="21"/>
        </w:rPr>
        <w:object w:dxaOrig="1460" w:dyaOrig="320" w14:anchorId="377AD5F4">
          <v:shape id="_x0000_i1123" type="#_x0000_t75" style="width:72.95pt;height:15.95pt" o:ole="">
            <v:imagedata r:id="rId192" o:title=""/>
          </v:shape>
          <o:OLEObject Type="Embed" ProgID="Equation.DSMT4" ShapeID="_x0000_i1123" DrawAspect="Content" ObjectID="_1851974266" r:id="rId193"/>
        </w:object>
      </w:r>
      <w:r w:rsidRPr="008601F4">
        <w:rPr>
          <w:rFonts w:ascii="Times New Roman" w:hAnsi="Times New Roman" w:cs="Times New Roman"/>
          <w:szCs w:val="21"/>
        </w:rPr>
        <w:t xml:space="preserve"> separates the signed reference comparison from the nonnegative class-selection miss; </w:t>
      </w:r>
      <w:r w:rsidR="00447DEB" w:rsidRPr="00447DEB">
        <w:rPr>
          <w:rFonts w:ascii="Times New Roman" w:hAnsi="Times New Roman" w:cs="Times New Roman"/>
          <w:position w:val="-10"/>
          <w:szCs w:val="21"/>
        </w:rPr>
        <w:object w:dxaOrig="520" w:dyaOrig="300" w14:anchorId="430C2796">
          <v:shape id="_x0000_i1124" type="#_x0000_t75" style="width:26pt;height:15.05pt" o:ole="">
            <v:imagedata r:id="rId194" o:title=""/>
          </v:shape>
          <o:OLEObject Type="Embed" ProgID="Equation.DSMT4" ShapeID="_x0000_i1124" DrawAspect="Content" ObjectID="_1851974267" r:id="rId195"/>
        </w:object>
      </w:r>
      <w:r w:rsidRPr="008601F4">
        <w:rPr>
          <w:rFonts w:ascii="Times New Roman" w:hAnsi="Times New Roman" w:cs="Times New Roman"/>
          <w:szCs w:val="21"/>
        </w:rPr>
        <w:t xml:space="preserve"> is the corresponding class-action loss. (c) A separate nested, disjoint, covering partition uses the same pool distribution and evaluator, with positive cell weights. Refinement cannot shrink the range of cell medians. This partition is distinct from the corner family </w:t>
      </w:r>
      <w:r w:rsidR="00447DEB" w:rsidRPr="00447DEB">
        <w:rPr>
          <w:rFonts w:ascii="Times New Roman" w:hAnsi="Times New Roman" w:cs="Times New Roman"/>
          <w:position w:val="-8"/>
          <w:szCs w:val="21"/>
        </w:rPr>
        <w:object w:dxaOrig="220" w:dyaOrig="260" w14:anchorId="61C513A3">
          <v:shape id="_x0000_i1125" type="#_x0000_t75" style="width:10.95pt;height:13.15pt" o:ole="">
            <v:imagedata r:id="rId196" o:title=""/>
          </v:shape>
          <o:OLEObject Type="Embed" ProgID="Equation.DSMT4" ShapeID="_x0000_i1125" DrawAspect="Content" ObjectID="_1851974268" r:id="rId197"/>
        </w:object>
      </w:r>
      <w:r w:rsidRPr="008601F4">
        <w:rPr>
          <w:rFonts w:ascii="Times New Roman" w:hAnsi="Times New Roman" w:cs="Times New Roman"/>
          <w:szCs w:val="21"/>
        </w:rPr>
        <w:t>.</w:t>
      </w:r>
    </w:p>
    <w:p w14:paraId="38AC795B" w14:textId="79F6CD9E" w:rsidR="002605FF" w:rsidRPr="002605FF" w:rsidRDefault="002605FF" w:rsidP="002605FF">
      <w:pPr>
        <w:rPr>
          <w:rFonts w:ascii="Times New Roman" w:hAnsi="Times New Roman" w:cs="Times New Roman"/>
          <w:b/>
          <w:bCs/>
          <w:szCs w:val="21"/>
        </w:rPr>
      </w:pPr>
      <w:r w:rsidRPr="002605FF">
        <w:rPr>
          <w:rFonts w:ascii="Times New Roman" w:hAnsi="Times New Roman" w:cs="Times New Roman" w:hint="eastAsia"/>
          <w:b/>
          <w:bCs/>
          <w:szCs w:val="21"/>
        </w:rPr>
        <w:t>4.3 Conditional ordering of the deterministic evaluators</w:t>
      </w:r>
    </w:p>
    <w:p w14:paraId="5105F924" w14:textId="091486A3" w:rsidR="002605FF" w:rsidRPr="002605FF" w:rsidRDefault="002605FF" w:rsidP="002605FF">
      <w:pPr>
        <w:rPr>
          <w:rFonts w:ascii="Times New Roman" w:hAnsi="Times New Roman" w:cs="Times New Roman"/>
          <w:b/>
          <w:bCs/>
          <w:szCs w:val="21"/>
        </w:rPr>
      </w:pPr>
      <w:r w:rsidRPr="002605FF">
        <w:rPr>
          <w:rFonts w:ascii="Times New Roman" w:hAnsi="Times New Roman" w:cs="Times New Roman" w:hint="eastAsia"/>
          <w:b/>
          <w:bCs/>
          <w:szCs w:val="21"/>
        </w:rPr>
        <w:t>4.3.1 Coupled request comparison</w:t>
      </w:r>
    </w:p>
    <w:p w14:paraId="3DD95DAE" w14:textId="3832F816" w:rsidR="002605FF" w:rsidRDefault="002605FF" w:rsidP="002605FF">
      <w:pPr>
        <w:rPr>
          <w:rFonts w:ascii="Times New Roman" w:hAnsi="Times New Roman" w:cs="Times New Roman"/>
          <w:szCs w:val="21"/>
        </w:rPr>
      </w:pPr>
      <w:r>
        <w:rPr>
          <w:rFonts w:ascii="Times New Roman" w:hAnsi="Times New Roman" w:cs="Times New Roman" w:hint="eastAsia"/>
          <w:szCs w:val="21"/>
        </w:rPr>
        <w:t xml:space="preserve">    </w:t>
      </w:r>
      <w:r w:rsidRPr="002605FF">
        <w:rPr>
          <w:rFonts w:ascii="Times New Roman" w:hAnsi="Times New Roman" w:cs="Times New Roman"/>
          <w:szCs w:val="21"/>
        </w:rPr>
        <w:t xml:space="preserve">The relative magnitudes of the two evaluator scores determine which model sets a class's robust score. To analyze this relationship, we compare their resource reservations. The deterministic evaluators represent elevator capacity through different resource states: </w:t>
      </w:r>
      <w:r w:rsidRPr="002605FF">
        <w:rPr>
          <w:rFonts w:ascii="Times New Roman" w:hAnsi="Times New Roman" w:cs="Times New Roman"/>
          <w:position w:val="-10"/>
          <w:szCs w:val="21"/>
        </w:rPr>
        <w:object w:dxaOrig="300" w:dyaOrig="300" w14:anchorId="6A57AF4C">
          <v:shape id="_x0000_i1126" type="#_x0000_t75" style="width:15.05pt;height:15.05pt" o:ole="">
            <v:imagedata r:id="rId198" o:title=""/>
          </v:shape>
          <o:OLEObject Type="Embed" ProgID="Equation.DSMT4" ShapeID="_x0000_i1126" DrawAspect="Content" ObjectID="_1851974269" r:id="rId199"/>
        </w:object>
      </w:r>
      <w:r w:rsidRPr="002605FF">
        <w:rPr>
          <w:rFonts w:ascii="Times New Roman" w:hAnsi="Times New Roman" w:cs="Times New Roman"/>
          <w:szCs w:val="21"/>
        </w:rPr>
        <w:t xml:space="preserve"> uses </w:t>
      </w:r>
      <w:r w:rsidRPr="002605FF">
        <w:rPr>
          <w:rFonts w:ascii="Times New Roman" w:hAnsi="Times New Roman" w:cs="Times New Roman"/>
          <w:position w:val="-6"/>
          <w:szCs w:val="21"/>
        </w:rPr>
        <w:object w:dxaOrig="300" w:dyaOrig="240" w14:anchorId="1537119C">
          <v:shape id="_x0000_i1127" type="#_x0000_t75" style="width:15.05pt;height:11.9pt" o:ole="">
            <v:imagedata r:id="rId200" o:title=""/>
          </v:shape>
          <o:OLEObject Type="Embed" ProgID="Equation.DSMT4" ShapeID="_x0000_i1127" DrawAspect="Content" ObjectID="_1851974270" r:id="rId201"/>
        </w:object>
      </w:r>
      <w:r w:rsidRPr="002605FF">
        <w:rPr>
          <w:rFonts w:ascii="Times New Roman" w:hAnsi="Times New Roman" w:cs="Times New Roman"/>
          <w:szCs w:val="21"/>
        </w:rPr>
        <w:t xml:space="preserve"> independent single-request slots, whereas </w:t>
      </w:r>
      <w:r w:rsidRPr="002605FF">
        <w:rPr>
          <w:rFonts w:ascii="Times New Roman" w:hAnsi="Times New Roman" w:cs="Times New Roman"/>
          <w:position w:val="-10"/>
          <w:szCs w:val="21"/>
        </w:rPr>
        <w:object w:dxaOrig="320" w:dyaOrig="300" w14:anchorId="0604AA42">
          <v:shape id="_x0000_i1128" type="#_x0000_t75" style="width:15.95pt;height:15.05pt" o:ole="">
            <v:imagedata r:id="rId202" o:title=""/>
          </v:shape>
          <o:OLEObject Type="Embed" ProgID="Equation.DSMT4" ShapeID="_x0000_i1128" DrawAspect="Content" ObjectID="_1851974271" r:id="rId203"/>
        </w:object>
      </w:r>
      <w:r w:rsidRPr="002605FF">
        <w:rPr>
          <w:rFonts w:ascii="Times New Roman" w:hAnsi="Times New Roman" w:cs="Times New Roman"/>
          <w:szCs w:val="21"/>
        </w:rPr>
        <w:t xml:space="preserve"> uses </w:t>
      </w:r>
      <w:r w:rsidR="00F526E8" w:rsidRPr="00F526E8">
        <w:rPr>
          <w:rFonts w:ascii="Times New Roman" w:hAnsi="Times New Roman" w:cs="Times New Roman"/>
          <w:position w:val="-4"/>
          <w:szCs w:val="21"/>
        </w:rPr>
        <w:object w:dxaOrig="220" w:dyaOrig="220" w14:anchorId="602DAEEA">
          <v:shape id="_x0000_i1129" type="#_x0000_t75" style="width:10.95pt;height:10.95pt" o:ole="">
            <v:imagedata r:id="rId204" o:title=""/>
          </v:shape>
          <o:OLEObject Type="Embed" ProgID="Equation.DSMT4" ShapeID="_x0000_i1129" DrawAspect="Content" ObjectID="_1851974272" r:id="rId205"/>
        </w:object>
      </w:r>
      <w:r w:rsidRPr="002605FF">
        <w:rPr>
          <w:rFonts w:ascii="Times New Roman" w:hAnsi="Times New Roman" w:cs="Times New Roman"/>
          <w:szCs w:val="21"/>
        </w:rPr>
        <w:t xml:space="preserve"> physical cars with shared trips. Their completion times depend jointly on request timing, resource availability, and stored destination floors. We compare the evaluators on the same candidate wave using the serial reservation rules of Section 3.5. A corresponding elevator request is denoted by </w:t>
      </w:r>
      <w:r w:rsidR="00F526E8" w:rsidRPr="00F526E8">
        <w:rPr>
          <w:rFonts w:ascii="Times New Roman" w:hAnsi="Times New Roman" w:cs="Times New Roman"/>
          <w:position w:val="-8"/>
          <w:szCs w:val="21"/>
        </w:rPr>
        <w:object w:dxaOrig="180" w:dyaOrig="220" w14:anchorId="090313CC">
          <v:shape id="_x0000_i1130" type="#_x0000_t75" style="width:9.1pt;height:10.95pt" o:ole="">
            <v:imagedata r:id="rId206" o:title=""/>
          </v:shape>
          <o:OLEObject Type="Embed" ProgID="Equation.DSMT4" ShapeID="_x0000_i1130" DrawAspect="Content" ObjectID="_1851974273" r:id="rId207"/>
        </w:object>
      </w:r>
      <w:r w:rsidRPr="002605FF">
        <w:rPr>
          <w:rFonts w:ascii="Times New Roman" w:hAnsi="Times New Roman" w:cs="Times New Roman"/>
          <w:szCs w:val="21"/>
        </w:rPr>
        <w:t xml:space="preserve">, and its unloading completion time under </w:t>
      </w:r>
      <w:r w:rsidR="00F526E8" w:rsidRPr="00F526E8">
        <w:rPr>
          <w:rFonts w:ascii="Times New Roman" w:hAnsi="Times New Roman" w:cs="Times New Roman"/>
          <w:position w:val="-10"/>
          <w:szCs w:val="21"/>
        </w:rPr>
        <w:object w:dxaOrig="300" w:dyaOrig="300" w14:anchorId="47BC5837">
          <v:shape id="_x0000_i1131" type="#_x0000_t75" style="width:15.05pt;height:15.05pt" o:ole="">
            <v:imagedata r:id="rId208" o:title=""/>
          </v:shape>
          <o:OLEObject Type="Embed" ProgID="Equation.DSMT4" ShapeID="_x0000_i1131" DrawAspect="Content" ObjectID="_1851974274" r:id="rId209"/>
        </w:object>
      </w:r>
      <w:r w:rsidRPr="002605FF">
        <w:rPr>
          <w:rFonts w:ascii="Times New Roman" w:hAnsi="Times New Roman" w:cs="Times New Roman"/>
          <w:szCs w:val="21"/>
        </w:rPr>
        <w:t xml:space="preserve"> by </w:t>
      </w:r>
      <w:r w:rsidR="00F526E8" w:rsidRPr="00F526E8">
        <w:rPr>
          <w:rFonts w:ascii="Times New Roman" w:hAnsi="Times New Roman" w:cs="Times New Roman"/>
          <w:position w:val="-10"/>
          <w:szCs w:val="21"/>
        </w:rPr>
        <w:object w:dxaOrig="520" w:dyaOrig="300" w14:anchorId="616775AF">
          <v:shape id="_x0000_i1132" type="#_x0000_t75" style="width:26pt;height:15.05pt" o:ole="">
            <v:imagedata r:id="rId210" o:title=""/>
          </v:shape>
          <o:OLEObject Type="Embed" ProgID="Equation.DSMT4" ShapeID="_x0000_i1132" DrawAspect="Content" ObjectID="_1851974275" r:id="rId211"/>
        </w:object>
      </w:r>
      <w:r w:rsidRPr="002605FF">
        <w:rPr>
          <w:rFonts w:ascii="Times New Roman" w:hAnsi="Times New Roman" w:cs="Times New Roman"/>
          <w:szCs w:val="21"/>
        </w:rPr>
        <w:t xml:space="preserve">, for </w:t>
      </w:r>
      <w:r w:rsidR="00F526E8" w:rsidRPr="00F526E8">
        <w:rPr>
          <w:rFonts w:ascii="Times New Roman" w:hAnsi="Times New Roman" w:cs="Times New Roman"/>
          <w:position w:val="-10"/>
          <w:szCs w:val="21"/>
        </w:rPr>
        <w:object w:dxaOrig="700" w:dyaOrig="300" w14:anchorId="3EB27409">
          <v:shape id="_x0000_i1133" type="#_x0000_t75" style="width:35.05pt;height:15.05pt" o:ole="">
            <v:imagedata r:id="rId212" o:title=""/>
          </v:shape>
          <o:OLEObject Type="Embed" ProgID="Equation.DSMT4" ShapeID="_x0000_i1133" DrawAspect="Content" ObjectID="_1851974276" r:id="rId213"/>
        </w:object>
      </w:r>
      <w:r w:rsidRPr="002605FF">
        <w:rPr>
          <w:rFonts w:ascii="Times New Roman" w:hAnsi="Times New Roman" w:cs="Times New Roman"/>
          <w:szCs w:val="21"/>
        </w:rPr>
        <w:t>.</w:t>
      </w:r>
    </w:p>
    <w:p w14:paraId="1CE19A5B" w14:textId="594CD674" w:rsidR="00F526E8" w:rsidRDefault="00766443" w:rsidP="002605FF">
      <w:pPr>
        <w:rPr>
          <w:rFonts w:ascii="Times New Roman" w:hAnsi="Times New Roman" w:cs="Times New Roman"/>
          <w:szCs w:val="21"/>
        </w:rPr>
      </w:pPr>
      <w:commentRangeStart w:id="10"/>
      <w:ins w:id="11" w:author="诗月 胡" w:date="2026-09-27T00:27:00Z" w16du:dateUtc="2026-09-26T15:27:00Z">
        <w:r>
          <w:rPr>
            <w:rFonts w:ascii="Times New Roman" w:hAnsi="Times New Roman" w:cs="Times New Roman"/>
            <w:b/>
            <w:bCs/>
            <w:szCs w:val="21"/>
          </w:rPr>
          <w:t>Theorem 1</w:t>
        </w:r>
      </w:ins>
      <w:del w:id="12" w:author="诗月 胡" w:date="2026-09-27T00:27:00Z" w16du:dateUtc="2026-09-26T15:27:00Z">
        <w:r w:rsidR="00F526E8" w:rsidRPr="00F526E8" w:rsidDel="00766443">
          <w:rPr>
            <w:rFonts w:ascii="Times New Roman" w:hAnsi="Times New Roman" w:cs="Times New Roman"/>
            <w:b/>
            <w:bCs/>
            <w:szCs w:val="21"/>
          </w:rPr>
          <w:delText>Proposition 3</w:delText>
        </w:r>
      </w:del>
      <w:r w:rsidR="00F526E8" w:rsidRPr="00F526E8">
        <w:rPr>
          <w:rFonts w:ascii="Times New Roman" w:hAnsi="Times New Roman" w:cs="Times New Roman"/>
          <w:b/>
          <w:bCs/>
          <w:szCs w:val="21"/>
        </w:rPr>
        <w:t xml:space="preserve"> (conditional sample-path ordering)</w:t>
      </w:r>
      <w:commentRangeEnd w:id="10"/>
      <w:r w:rsidRPr="00F526E8">
        <w:rPr>
          <w:rStyle w:val="af6"/>
          <w:rFonts w:ascii="Times New Roman" w:hAnsi="Times New Roman" w:cs="Times New Roman"/>
        </w:rPr>
        <w:commentReference w:id="10"/>
      </w:r>
      <w:r w:rsidR="00F526E8" w:rsidRPr="00F526E8">
        <w:rPr>
          <w:rFonts w:ascii="Times New Roman" w:hAnsi="Times New Roman" w:cs="Times New Roman"/>
          <w:szCs w:val="21"/>
        </w:rPr>
        <w:t xml:space="preserve">. The result applies to a candidate wave </w:t>
      </w:r>
      <w:r w:rsidR="00F526E8" w:rsidRPr="00F526E8">
        <w:rPr>
          <w:rFonts w:ascii="Times New Roman" w:hAnsi="Times New Roman" w:cs="Times New Roman"/>
          <w:position w:val="-6"/>
          <w:szCs w:val="21"/>
        </w:rPr>
        <w:object w:dxaOrig="320" w:dyaOrig="279" w14:anchorId="3B430C46">
          <v:shape id="_x0000_i1134" type="#_x0000_t75" style="width:15.95pt;height:14.1pt" o:ole="">
            <v:imagedata r:id="rId214" o:title=""/>
          </v:shape>
          <o:OLEObject Type="Embed" ProgID="Equation.DSMT4" ShapeID="_x0000_i1134" DrawAspect="Content" ObjectID="_1851974277" r:id="rId215"/>
        </w:object>
      </w:r>
      <w:r w:rsidR="00F526E8" w:rsidRPr="00F526E8">
        <w:rPr>
          <w:rFonts w:ascii="Times New Roman" w:hAnsi="Times New Roman" w:cs="Times New Roman"/>
          <w:szCs w:val="21"/>
        </w:rPr>
        <w:t xml:space="preserve"> evaluated from the common initial state in Section 3.1, for any </w:t>
      </w:r>
      <w:r w:rsidR="00F526E8" w:rsidRPr="00F526E8">
        <w:rPr>
          <w:rFonts w:ascii="Times New Roman" w:hAnsi="Times New Roman" w:cs="Times New Roman"/>
          <w:position w:val="-4"/>
          <w:szCs w:val="21"/>
        </w:rPr>
        <w:object w:dxaOrig="480" w:dyaOrig="220" w14:anchorId="0711BD83">
          <v:shape id="_x0000_i1135" type="#_x0000_t75" style="width:24.1pt;height:10.95pt" o:ole="">
            <v:imagedata r:id="rId216" o:title=""/>
          </v:shape>
          <o:OLEObject Type="Embed" ProgID="Equation.DSMT4" ShapeID="_x0000_i1135" DrawAspect="Content" ObjectID="_1851974278" r:id="rId217"/>
        </w:object>
      </w:r>
      <w:r w:rsidR="00F526E8" w:rsidRPr="00F526E8">
        <w:rPr>
          <w:rFonts w:ascii="Times New Roman" w:hAnsi="Times New Roman" w:cs="Times New Roman"/>
          <w:szCs w:val="21"/>
        </w:rPr>
        <w:t xml:space="preserve"> and </w:t>
      </w:r>
      <w:r w:rsidR="00F526E8" w:rsidRPr="00F526E8">
        <w:rPr>
          <w:rFonts w:ascii="Times New Roman" w:hAnsi="Times New Roman" w:cs="Times New Roman"/>
          <w:position w:val="-6"/>
          <w:szCs w:val="21"/>
        </w:rPr>
        <w:object w:dxaOrig="440" w:dyaOrig="240" w14:anchorId="29F94BE2">
          <v:shape id="_x0000_i1136" type="#_x0000_t75" style="width:21.9pt;height:11.9pt" o:ole="">
            <v:imagedata r:id="rId218" o:title=""/>
          </v:shape>
          <o:OLEObject Type="Embed" ProgID="Equation.DSMT4" ShapeID="_x0000_i1136" DrawAspect="Content" ObjectID="_1851974279" r:id="rId219"/>
        </w:object>
      </w:r>
      <w:r w:rsidR="00F526E8" w:rsidRPr="00F526E8">
        <w:rPr>
          <w:rFonts w:ascii="Times New Roman" w:hAnsi="Times New Roman" w:cs="Times New Roman"/>
          <w:szCs w:val="21"/>
        </w:rPr>
        <w:t>. Its conclusion holds when the two deterministic evaluations satisfy conditions (a)–(d).</w:t>
      </w:r>
    </w:p>
    <w:p w14:paraId="70AB2F06" w14:textId="35F25460" w:rsidR="00F526E8" w:rsidRPr="00F526E8" w:rsidRDefault="00F526E8" w:rsidP="00F526E8">
      <w:pPr>
        <w:pStyle w:val="ab"/>
        <w:numPr>
          <w:ilvl w:val="0"/>
          <w:numId w:val="1"/>
        </w:numPr>
        <w:rPr>
          <w:rFonts w:ascii="Times New Roman" w:hAnsi="Times New Roman" w:cs="Times New Roman"/>
          <w:szCs w:val="21"/>
        </w:rPr>
      </w:pPr>
      <w:r w:rsidRPr="00F526E8">
        <w:rPr>
          <w:rFonts w:ascii="Times New Roman" w:hAnsi="Times New Roman" w:cs="Times New Roman"/>
          <w:szCs w:val="21"/>
        </w:rPr>
        <w:t xml:space="preserve">Both evaluators process orders in the same recorded sequence </w:t>
      </w:r>
      <w:r w:rsidRPr="00F526E8">
        <w:rPr>
          <w:position w:val="-6"/>
        </w:rPr>
        <w:object w:dxaOrig="279" w:dyaOrig="279" w14:anchorId="1B85BAC5">
          <v:shape id="_x0000_i1137" type="#_x0000_t75" style="width:14.1pt;height:14.1pt" o:ole="">
            <v:imagedata r:id="rId220" o:title=""/>
          </v:shape>
          <o:OLEObject Type="Embed" ProgID="Equation.DSMT4" ShapeID="_x0000_i1137" DrawAspect="Content" ObjectID="_1851974280" r:id="rId221"/>
        </w:object>
      </w:r>
      <w:r w:rsidRPr="00F526E8">
        <w:rPr>
          <w:rFonts w:ascii="Times New Roman" w:hAnsi="Times New Roman" w:cs="Times New Roman"/>
          <w:szCs w:val="21"/>
        </w:rPr>
        <w:t>.</w:t>
      </w:r>
    </w:p>
    <w:p w14:paraId="47417A01" w14:textId="01DE8C4E" w:rsidR="00F526E8" w:rsidRDefault="00F526E8" w:rsidP="00F526E8">
      <w:pPr>
        <w:pStyle w:val="ab"/>
        <w:numPr>
          <w:ilvl w:val="0"/>
          <w:numId w:val="1"/>
        </w:numPr>
        <w:rPr>
          <w:rFonts w:ascii="Times New Roman" w:hAnsi="Times New Roman" w:cs="Times New Roman"/>
          <w:szCs w:val="21"/>
        </w:rPr>
      </w:pPr>
      <w:r w:rsidRPr="00F526E8">
        <w:rPr>
          <w:rFonts w:ascii="Times New Roman" w:hAnsi="Times New Roman" w:cs="Times New Roman"/>
          <w:szCs w:val="21"/>
        </w:rPr>
        <w:t>Each order is assigned to the same AMR in both evaluations.</w:t>
      </w:r>
    </w:p>
    <w:p w14:paraId="4BF1534E" w14:textId="713DD19C" w:rsidR="00F526E8" w:rsidRDefault="002A1FEA" w:rsidP="00F526E8">
      <w:pPr>
        <w:pStyle w:val="ab"/>
        <w:numPr>
          <w:ilvl w:val="0"/>
          <w:numId w:val="1"/>
        </w:numPr>
        <w:rPr>
          <w:rFonts w:ascii="Times New Roman" w:hAnsi="Times New Roman" w:cs="Times New Roman"/>
          <w:szCs w:val="21"/>
        </w:rPr>
      </w:pPr>
      <w:r w:rsidRPr="002A1FEA">
        <w:rPr>
          <w:rFonts w:ascii="Times New Roman" w:hAnsi="Times New Roman" w:cs="Times New Roman"/>
          <w:szCs w:val="21"/>
        </w:rPr>
        <w:t xml:space="preserve"> No shared </w:t>
      </w:r>
      <w:r w:rsidRPr="002605FF">
        <w:rPr>
          <w:rFonts w:ascii="Times New Roman" w:hAnsi="Times New Roman" w:cs="Times New Roman"/>
          <w:position w:val="-10"/>
          <w:szCs w:val="21"/>
        </w:rPr>
        <w:object w:dxaOrig="320" w:dyaOrig="300" w14:anchorId="65C7D17F">
          <v:shape id="_x0000_i1138" type="#_x0000_t75" style="width:15.95pt;height:15.05pt" o:ole="">
            <v:imagedata r:id="rId202" o:title=""/>
          </v:shape>
          <o:OLEObject Type="Embed" ProgID="Equation.DSMT4" ShapeID="_x0000_i1138" DrawAspect="Content" ObjectID="_1851974281" r:id="rId222"/>
        </w:object>
      </w:r>
      <w:r w:rsidRPr="002A1FEA">
        <w:rPr>
          <w:rFonts w:ascii="Times New Roman" w:hAnsi="Times New Roman" w:cs="Times New Roman"/>
          <w:szCs w:val="21"/>
        </w:rPr>
        <w:t xml:space="preserve"> trip overtakes its corresponding </w:t>
      </w:r>
      <w:r w:rsidRPr="002605FF">
        <w:rPr>
          <w:rFonts w:ascii="Times New Roman" w:hAnsi="Times New Roman" w:cs="Times New Roman"/>
          <w:position w:val="-10"/>
          <w:szCs w:val="21"/>
        </w:rPr>
        <w:object w:dxaOrig="300" w:dyaOrig="300" w14:anchorId="04AE7152">
          <v:shape id="_x0000_i1139" type="#_x0000_t75" style="width:15.05pt;height:15.05pt" o:ole="">
            <v:imagedata r:id="rId198" o:title=""/>
          </v:shape>
          <o:OLEObject Type="Embed" ProgID="Equation.DSMT4" ShapeID="_x0000_i1139" DrawAspect="Content" ObjectID="_1851974282" r:id="rId223"/>
        </w:object>
      </w:r>
      <w:r w:rsidRPr="002A1FEA">
        <w:rPr>
          <w:rFonts w:ascii="Times New Roman" w:hAnsi="Times New Roman" w:cs="Times New Roman"/>
          <w:szCs w:val="21"/>
        </w:rPr>
        <w:t xml:space="preserve"> requests. For every </w:t>
      </w:r>
      <w:r w:rsidRPr="002605FF">
        <w:rPr>
          <w:rFonts w:ascii="Times New Roman" w:hAnsi="Times New Roman" w:cs="Times New Roman"/>
          <w:position w:val="-10"/>
          <w:szCs w:val="21"/>
        </w:rPr>
        <w:object w:dxaOrig="320" w:dyaOrig="300" w14:anchorId="0D163465">
          <v:shape id="_x0000_i1140" type="#_x0000_t75" style="width:15.95pt;height:15.05pt" o:ole="">
            <v:imagedata r:id="rId202" o:title=""/>
          </v:shape>
          <o:OLEObject Type="Embed" ProgID="Equation.DSMT4" ShapeID="_x0000_i1140" DrawAspect="Content" ObjectID="_1851974283" r:id="rId224"/>
        </w:object>
      </w:r>
      <w:r w:rsidRPr="002A1FEA">
        <w:rPr>
          <w:rFonts w:ascii="Times New Roman" w:hAnsi="Times New Roman" w:cs="Times New Roman"/>
          <w:szCs w:val="21"/>
        </w:rPr>
        <w:t xml:space="preserve"> trip </w:t>
      </w:r>
      <w:r w:rsidRPr="002A1FEA">
        <w:rPr>
          <w:rFonts w:ascii="Times New Roman" w:hAnsi="Times New Roman" w:cs="Times New Roman"/>
          <w:position w:val="-6"/>
          <w:szCs w:val="21"/>
        </w:rPr>
        <w:object w:dxaOrig="180" w:dyaOrig="200" w14:anchorId="22F33823">
          <v:shape id="_x0000_i1141" type="#_x0000_t75" style="width:9.1pt;height:10pt" o:ole="">
            <v:imagedata r:id="rId225" o:title=""/>
          </v:shape>
          <o:OLEObject Type="Embed" ProgID="Equation.DSMT4" ShapeID="_x0000_i1141" DrawAspect="Content" ObjectID="_1851974284" r:id="rId226"/>
        </w:object>
      </w:r>
      <w:r w:rsidRPr="002A1FEA">
        <w:rPr>
          <w:rFonts w:ascii="Times New Roman" w:hAnsi="Times New Roman" w:cs="Times New Roman"/>
          <w:szCs w:val="21"/>
        </w:rPr>
        <w:t xml:space="preserve"> containing at least two requests, </w:t>
      </w:r>
      <w:r w:rsidRPr="002A1FEA">
        <w:rPr>
          <w:rFonts w:ascii="Times New Roman" w:hAnsi="Times New Roman" w:cs="Times New Roman"/>
          <w:position w:val="-10"/>
          <w:szCs w:val="21"/>
        </w:rPr>
        <w:object w:dxaOrig="240" w:dyaOrig="300" w14:anchorId="73C9D2C0">
          <v:shape id="_x0000_i1142" type="#_x0000_t75" style="width:11.9pt;height:15.05pt" o:ole="">
            <v:imagedata r:id="rId227" o:title=""/>
          </v:shape>
          <o:OLEObject Type="Embed" ProgID="Equation.DSMT4" ShapeID="_x0000_i1142" DrawAspect="Content" ObjectID="_1851974285" r:id="rId228"/>
        </w:object>
      </w:r>
      <w:r w:rsidRPr="002A1FEA">
        <w:rPr>
          <w:rFonts w:ascii="Times New Roman" w:hAnsi="Times New Roman" w:cs="Times New Roman"/>
          <w:szCs w:val="21"/>
        </w:rPr>
        <w:t xml:space="preserve"> denotes its request group and </w:t>
      </w:r>
      <w:r w:rsidRPr="002A1FEA">
        <w:rPr>
          <w:rFonts w:ascii="Times New Roman" w:hAnsi="Times New Roman" w:cs="Times New Roman"/>
          <w:position w:val="-10"/>
          <w:szCs w:val="21"/>
        </w:rPr>
        <w:object w:dxaOrig="220" w:dyaOrig="300" w14:anchorId="492D4776">
          <v:shape id="_x0000_i1143" type="#_x0000_t75" style="width:10.95pt;height:15.05pt" o:ole="">
            <v:imagedata r:id="rId229" o:title=""/>
          </v:shape>
          <o:OLEObject Type="Embed" ProgID="Equation.DSMT4" ShapeID="_x0000_i1143" DrawAspect="Content" ObjectID="_1851974286" r:id="rId230"/>
        </w:object>
      </w:r>
      <w:r w:rsidRPr="002A1FEA">
        <w:rPr>
          <w:rFonts w:ascii="Times New Roman" w:hAnsi="Times New Roman" w:cs="Times New Roman"/>
          <w:szCs w:val="21"/>
        </w:rPr>
        <w:t xml:space="preserve"> its shared unloading completion time. The required relation is</w:t>
      </w:r>
    </w:p>
    <w:p w14:paraId="5916C092" w14:textId="1948BC63" w:rsidR="002A1FEA" w:rsidRDefault="002A1FEA" w:rsidP="002A1FEA">
      <w:pPr>
        <w:pStyle w:val="MTDisplayEquation"/>
      </w:pPr>
      <w:r>
        <w:tab/>
      </w:r>
      <w:r w:rsidRPr="002A1FEA">
        <w:rPr>
          <w:position w:val="-14"/>
        </w:rPr>
        <w:object w:dxaOrig="1540" w:dyaOrig="340" w14:anchorId="5E3FC24F">
          <v:shape id="_x0000_i1144" type="#_x0000_t75" style="width:77pt;height:16.9pt" o:ole="">
            <v:imagedata r:id="rId231" o:title=""/>
          </v:shape>
          <o:OLEObject Type="Embed" ProgID="Equation.DSMT4" ShapeID="_x0000_i1144" DrawAspect="Content" ObjectID="_1851974287" r:id="rId2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(44)</w:instrText>
      </w:r>
      <w:r>
        <w:fldChar w:fldCharType="end"/>
      </w:r>
    </w:p>
    <w:p w14:paraId="0230EAF4" w14:textId="00F34126" w:rsidR="002A1FEA" w:rsidRDefault="002A1FEA" w:rsidP="002A1FEA">
      <w:pPr>
        <w:pStyle w:val="ab"/>
        <w:numPr>
          <w:ilvl w:val="0"/>
          <w:numId w:val="1"/>
        </w:numPr>
        <w:rPr>
          <w:rFonts w:ascii="Times New Roman" w:hAnsi="Times New Roman" w:cs="Times New Roman"/>
          <w:szCs w:val="21"/>
        </w:rPr>
      </w:pPr>
      <w:r w:rsidRPr="002A1FEA">
        <w:rPr>
          <w:rFonts w:ascii="Times New Roman" w:hAnsi="Times New Roman" w:cs="Times New Roman"/>
          <w:szCs w:val="21"/>
        </w:rPr>
        <w:t xml:space="preserve">Repositioning does not disadvantage </w:t>
      </w:r>
      <w:r w:rsidRPr="002605FF">
        <w:rPr>
          <w:rFonts w:ascii="Times New Roman" w:hAnsi="Times New Roman" w:cs="Times New Roman"/>
          <w:position w:val="-10"/>
          <w:szCs w:val="21"/>
        </w:rPr>
        <w:object w:dxaOrig="300" w:dyaOrig="300" w14:anchorId="2BBC8371">
          <v:shape id="_x0000_i1145" type="#_x0000_t75" style="width:15.05pt;height:15.05pt" o:ole="">
            <v:imagedata r:id="rId198" o:title=""/>
          </v:shape>
          <o:OLEObject Type="Embed" ProgID="Equation.DSMT4" ShapeID="_x0000_i1145" DrawAspect="Content" ObjectID="_1851974288" r:id="rId233"/>
        </w:object>
      </w:r>
      <w:r w:rsidRPr="002A1FEA">
        <w:rPr>
          <w:rFonts w:ascii="Times New Roman" w:hAnsi="Times New Roman" w:cs="Times New Roman"/>
          <w:szCs w:val="21"/>
        </w:rPr>
        <w:t xml:space="preserve"> on requests for which both evaluators create a new trip. For each such request with origin floor </w:t>
      </w:r>
      <w:r w:rsidRPr="002A1FEA">
        <w:rPr>
          <w:rFonts w:ascii="Times New Roman" w:hAnsi="Times New Roman" w:cs="Times New Roman"/>
          <w:position w:val="-12"/>
          <w:szCs w:val="21"/>
        </w:rPr>
        <w:object w:dxaOrig="260" w:dyaOrig="320" w14:anchorId="35F64AFB">
          <v:shape id="_x0000_i1146" type="#_x0000_t75" style="width:13.15pt;height:15.95pt" o:ole="">
            <v:imagedata r:id="rId234" o:title=""/>
          </v:shape>
          <o:OLEObject Type="Embed" ProgID="Equation.DSMT4" ShapeID="_x0000_i1146" DrawAspect="Content" ObjectID="_1851974289" r:id="rId235"/>
        </w:object>
      </w:r>
      <w:r w:rsidRPr="002A1FEA">
        <w:rPr>
          <w:rFonts w:ascii="Times New Roman" w:hAnsi="Times New Roman" w:cs="Times New Roman"/>
          <w:szCs w:val="21"/>
        </w:rPr>
        <w:t xml:space="preserve">, </w:t>
      </w:r>
      <w:r w:rsidR="00EB3B6E" w:rsidRPr="00EB3B6E">
        <w:rPr>
          <w:rFonts w:ascii="Times New Roman" w:hAnsi="Times New Roman" w:cs="Times New Roman"/>
          <w:position w:val="-10"/>
          <w:szCs w:val="21"/>
        </w:rPr>
        <w:object w:dxaOrig="620" w:dyaOrig="320" w14:anchorId="4FC0C899">
          <v:shape id="_x0000_i1147" type="#_x0000_t75" style="width:31pt;height:15.95pt" o:ole="">
            <v:imagedata r:id="rId236" o:title=""/>
          </v:shape>
          <o:OLEObject Type="Embed" ProgID="Equation.DSMT4" ShapeID="_x0000_i1147" DrawAspect="Content" ObjectID="_1851974290" r:id="rId237"/>
        </w:object>
      </w:r>
      <w:r w:rsidRPr="002A1FEA">
        <w:rPr>
          <w:rFonts w:ascii="Times New Roman" w:hAnsi="Times New Roman" w:cs="Times New Roman"/>
          <w:szCs w:val="21"/>
        </w:rPr>
        <w:t xml:space="preserve"> denotes the selected resource</w:t>
      </w:r>
      <w:r w:rsidR="00EB3B6E">
        <w:rPr>
          <w:rFonts w:ascii="Times New Roman" w:hAnsi="Times New Roman" w:cs="Times New Roman"/>
          <w:szCs w:val="21"/>
        </w:rPr>
        <w:t>’</w:t>
      </w:r>
      <w:r w:rsidRPr="002A1FEA">
        <w:rPr>
          <w:rFonts w:ascii="Times New Roman" w:hAnsi="Times New Roman" w:cs="Times New Roman"/>
          <w:szCs w:val="21"/>
        </w:rPr>
        <w:t xml:space="preserve">s stored floor immediately before its state update in </w:t>
      </w:r>
      <w:r w:rsidR="00DE1B78" w:rsidRPr="00DE1B78">
        <w:rPr>
          <w:rFonts w:ascii="Times New Roman" w:hAnsi="Times New Roman" w:cs="Times New Roman"/>
          <w:position w:val="-10"/>
          <w:szCs w:val="21"/>
        </w:rPr>
        <w:object w:dxaOrig="300" w:dyaOrig="300" w14:anchorId="6EBFBB6A">
          <v:shape id="_x0000_i1148" type="#_x0000_t75" style="width:15.05pt;height:15.05pt" o:ole="">
            <v:imagedata r:id="rId238" o:title=""/>
          </v:shape>
          <o:OLEObject Type="Embed" ProgID="Equation.DSMT4" ShapeID="_x0000_i1148" DrawAspect="Content" ObjectID="_1851974291" r:id="rId239"/>
        </w:object>
      </w:r>
      <w:r w:rsidRPr="002A1FEA">
        <w:rPr>
          <w:rFonts w:ascii="Times New Roman" w:hAnsi="Times New Roman" w:cs="Times New Roman"/>
          <w:szCs w:val="21"/>
        </w:rPr>
        <w:t>. The required relation is</w:t>
      </w:r>
    </w:p>
    <w:p w14:paraId="05016720" w14:textId="5AA7155F" w:rsidR="00DE1B78" w:rsidRDefault="00DE1B78" w:rsidP="00DE1B78">
      <w:pPr>
        <w:pStyle w:val="MTDisplayEquation"/>
      </w:pPr>
      <w:r>
        <w:tab/>
      </w:r>
      <w:r w:rsidRPr="00DE1B78">
        <w:rPr>
          <w:position w:val="-14"/>
        </w:rPr>
        <w:object w:dxaOrig="2299" w:dyaOrig="380" w14:anchorId="6B702DBD">
          <v:shape id="_x0000_i1149" type="#_x0000_t75" style="width:114.9pt;height:19.1pt" o:ole="">
            <v:imagedata r:id="rId240" o:title=""/>
          </v:shape>
          <o:OLEObject Type="Embed" ProgID="Equation.DSMT4" ShapeID="_x0000_i1149" DrawAspect="Content" ObjectID="_1851974292" r:id="rId2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(45)</w:instrText>
      </w:r>
      <w:r>
        <w:fldChar w:fldCharType="end"/>
      </w:r>
    </w:p>
    <w:p w14:paraId="44971ECE" w14:textId="0AF9AE68" w:rsidR="00DE1B78" w:rsidRDefault="00DE1B78" w:rsidP="00DE1B78">
      <w:pPr>
        <w:ind w:firstLineChars="200" w:firstLine="420"/>
        <w:rPr>
          <w:rFonts w:ascii="Times New Roman" w:hAnsi="Times New Roman" w:cs="Times New Roman"/>
          <w:szCs w:val="21"/>
        </w:rPr>
      </w:pPr>
      <w:r w:rsidRPr="00DE1B78">
        <w:rPr>
          <w:rFonts w:ascii="Times New Roman" w:hAnsi="Times New Roman" w:cs="Times New Roman"/>
          <w:szCs w:val="21"/>
        </w:rPr>
        <w:t>Under these conditions, every corresponding elevator request and the wave makespan satisfy</w:t>
      </w:r>
    </w:p>
    <w:p w14:paraId="6E22C818" w14:textId="076543B0" w:rsidR="00DE1B78" w:rsidRDefault="00DE1B78" w:rsidP="00DE1B78">
      <w:pPr>
        <w:pStyle w:val="MTDisplayEquation"/>
      </w:pPr>
      <w:r>
        <w:tab/>
      </w:r>
      <w:r w:rsidRPr="00DE1B78">
        <w:rPr>
          <w:position w:val="-10"/>
        </w:rPr>
        <w:object w:dxaOrig="4599" w:dyaOrig="320" w14:anchorId="1CBC33B7">
          <v:shape id="_x0000_i1150" type="#_x0000_t75" style="width:230.1pt;height:15.95pt" o:ole="">
            <v:imagedata r:id="rId242" o:title=""/>
          </v:shape>
          <o:OLEObject Type="Embed" ProgID="Equation.DSMT4" ShapeID="_x0000_i1150" DrawAspect="Content" ObjectID="_1851974293" r:id="rId2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(46)</w:instrText>
      </w:r>
      <w:r>
        <w:fldChar w:fldCharType="end"/>
      </w:r>
    </w:p>
    <w:p w14:paraId="18564445" w14:textId="77777777" w:rsidR="00766443" w:rsidRDefault="00766443" w:rsidP="00DE1B78">
      <w:pPr>
        <w:rPr>
          <w:ins w:id="13" w:author="诗月 胡" w:date="2026-09-27T00:27:00Z" w16du:dateUtc="2026-09-26T15:27:00Z"/>
          <w:rFonts w:ascii="Times New Roman" w:hAnsi="Times New Roman" w:cs="Times New Roman"/>
          <w:szCs w:val="21"/>
        </w:rPr>
      </w:pPr>
      <w:commentRangeStart w:id="14"/>
      <w:ins w:id="15" w:author="诗月 胡" w:date="2026-09-27T00:27:00Z" w16du:dateUtc="2026-09-26T15:27:00Z">
        <w:r>
          <w:rPr>
            <w:rFonts w:ascii="Times New Roman" w:hAnsi="Times New Roman" w:cs="Times New Roman"/>
            <w:szCs w:val="21"/>
          </w:rPr>
          <w:t>Equivalently, when (a) and (b) hold, a reversal of either inequality in Equation (46) requires (c) or (d) to fail.</w:t>
        </w:r>
      </w:ins>
      <w:commentRangeEnd w:id="14"/>
      <w:r>
        <w:rPr>
          <w:rStyle w:val="af6"/>
          <w:rFonts w:ascii="Times New Roman" w:hAnsi="Times New Roman" w:cs="Times New Roman"/>
        </w:rPr>
        <w:commentReference w:id="14"/>
      </w:r>
    </w:p>
    <w:p w14:paraId="415D61EB" w14:textId="6C190EB6" w:rsidR="00DE1B78" w:rsidRDefault="00DE1B78" w:rsidP="00DE1B78">
      <w:pPr>
        <w:rPr>
          <w:rFonts w:ascii="Times New Roman" w:hAnsi="Times New Roman" w:cs="Times New Roman"/>
          <w:szCs w:val="21"/>
        </w:rPr>
      </w:pPr>
      <w:r w:rsidRPr="00DE1B78">
        <w:rPr>
          <w:rFonts w:ascii="Times New Roman" w:hAnsi="Times New Roman" w:cs="Times New Roman"/>
          <w:szCs w:val="21"/>
        </w:rPr>
        <w:t>Conditions (a) and (b) align the sequence, origins, and destinations of elevator requests, including the AMR</w:t>
      </w:r>
      <w:r w:rsidR="00583E33">
        <w:rPr>
          <w:rFonts w:ascii="Times New Roman" w:hAnsi="Times New Roman" w:cs="Times New Roman"/>
          <w:szCs w:val="21"/>
        </w:rPr>
        <w:t>’</w:t>
      </w:r>
      <w:r w:rsidRPr="00DE1B78">
        <w:rPr>
          <w:rFonts w:ascii="Times New Roman" w:hAnsi="Times New Roman" w:cs="Times New Roman"/>
          <w:szCs w:val="21"/>
        </w:rPr>
        <w:t>s movement to an order</w:t>
      </w:r>
      <w:r w:rsidR="00583E33">
        <w:rPr>
          <w:rFonts w:ascii="Times New Roman" w:hAnsi="Times New Roman" w:cs="Times New Roman"/>
          <w:szCs w:val="21"/>
        </w:rPr>
        <w:t>’</w:t>
      </w:r>
      <w:r w:rsidRPr="00DE1B78">
        <w:rPr>
          <w:rFonts w:ascii="Times New Roman" w:hAnsi="Times New Roman" w:cs="Times New Roman"/>
          <w:szCs w:val="21"/>
        </w:rPr>
        <w:t>s pickup floor. The recorded sequence in Equation (1), shared across evaluators, supplies (a). Condition (b) is an additional property of the paired evaluations because earlier elevator completions affect subsequent earliest-available-AMR choices. In (d), the stored floor is the resource</w:t>
      </w:r>
      <w:r w:rsidR="00583E33">
        <w:rPr>
          <w:rFonts w:ascii="Times New Roman" w:hAnsi="Times New Roman" w:cs="Times New Roman"/>
          <w:szCs w:val="21"/>
        </w:rPr>
        <w:t>’</w:t>
      </w:r>
      <w:r w:rsidRPr="00DE1B78">
        <w:rPr>
          <w:rFonts w:ascii="Times New Roman" w:hAnsi="Times New Roman" w:cs="Times New Roman"/>
          <w:szCs w:val="21"/>
        </w:rPr>
        <w:t>s location at its recorded next-available time, as defined in Section 3.5. Conditions (c) and (d) are assessed on the paired reservation paths.</w:t>
      </w:r>
    </w:p>
    <w:p w14:paraId="7E9B3ECE" w14:textId="3CFD23DF" w:rsidR="00583E33" w:rsidRDefault="00583E33" w:rsidP="00DE1B78">
      <w:pPr>
        <w:rPr>
          <w:rFonts w:ascii="Times New Roman" w:hAnsi="Times New Roman" w:cs="Times New Roman"/>
          <w:szCs w:val="21"/>
        </w:rPr>
      </w:pPr>
      <w:r w:rsidRPr="00583E33">
        <w:rPr>
          <w:rFonts w:ascii="Times New Roman" w:hAnsi="Times New Roman" w:cs="Times New Roman"/>
          <w:b/>
          <w:bCs/>
          <w:szCs w:val="21"/>
        </w:rPr>
        <w:t>Proof sketch</w:t>
      </w:r>
      <w:r w:rsidRPr="00583E33">
        <w:rPr>
          <w:rFonts w:ascii="Times New Roman" w:hAnsi="Times New Roman" w:cs="Times New Roman"/>
          <w:szCs w:val="21"/>
        </w:rPr>
        <w:t>.</w:t>
      </w:r>
      <w:ins w:id="16" w:author="诗月 胡" w:date="2026-09-27T00:27:00Z" w16du:dateUtc="2026-09-26T15:27:00Z">
        <w:r w:rsidR="00766443">
          <w:rPr>
            <w:rFonts w:ascii="Times New Roman" w:hAnsi="Times New Roman" w:cs="Times New Roman"/>
            <w:szCs w:val="21"/>
          </w:rPr>
          <w:t xml:space="preserve"> Appendix A gives the complete proof.</w:t>
        </w:r>
      </w:ins>
      <w:r w:rsidRPr="00583E33">
        <w:rPr>
          <w:rFonts w:ascii="Times New Roman" w:hAnsi="Times New Roman" w:cs="Times New Roman"/>
          <w:szCs w:val="21"/>
        </w:rPr>
        <w:t xml:space="preserve"> The proof proceeds by induction over the reservation sequence. The induction maintains the completion-time ordering for previous requests and the ordering of the earliest </w:t>
      </w:r>
      <w:r w:rsidRPr="00583E33">
        <w:rPr>
          <w:rFonts w:ascii="Times New Roman" w:hAnsi="Times New Roman" w:cs="Times New Roman"/>
          <w:position w:val="-4"/>
          <w:szCs w:val="21"/>
        </w:rPr>
        <w:object w:dxaOrig="220" w:dyaOrig="220" w14:anchorId="2569E373">
          <v:shape id="_x0000_i1151" type="#_x0000_t75" style="width:10.95pt;height:10.95pt" o:ole="">
            <v:imagedata r:id="rId244" o:title=""/>
          </v:shape>
          <o:OLEObject Type="Embed" ProgID="Equation.DSMT4" ShapeID="_x0000_i1151" DrawAspect="Content" ObjectID="_1851974294" r:id="rId245"/>
        </w:object>
      </w:r>
      <w:r w:rsidRPr="00583E33">
        <w:rPr>
          <w:rFonts w:ascii="Times New Roman" w:hAnsi="Times New Roman" w:cs="Times New Roman"/>
          <w:szCs w:val="21"/>
        </w:rPr>
        <w:t xml:space="preserve"> resource availabilities: if </w:t>
      </w:r>
      <w:r w:rsidRPr="00583E33">
        <w:rPr>
          <w:rFonts w:ascii="Times New Roman" w:hAnsi="Times New Roman" w:cs="Times New Roman"/>
          <w:position w:val="-12"/>
          <w:szCs w:val="21"/>
        </w:rPr>
        <w:object w:dxaOrig="1219" w:dyaOrig="320" w14:anchorId="6E7162D4">
          <v:shape id="_x0000_i1152" type="#_x0000_t75" style="width:61.05pt;height:15.95pt" o:ole="">
            <v:imagedata r:id="rId246" o:title=""/>
          </v:shape>
          <o:OLEObject Type="Embed" ProgID="Equation.DSMT4" ShapeID="_x0000_i1152" DrawAspect="Content" ObjectID="_1851974295" r:id="rId247"/>
        </w:object>
      </w:r>
      <w:r w:rsidRPr="00583E33">
        <w:rPr>
          <w:rFonts w:ascii="Times New Roman" w:hAnsi="Times New Roman" w:cs="Times New Roman"/>
          <w:szCs w:val="21"/>
        </w:rPr>
        <w:t xml:space="preserve"> and </w:t>
      </w:r>
      <w:r w:rsidRPr="00583E33">
        <w:rPr>
          <w:rFonts w:ascii="Times New Roman" w:hAnsi="Times New Roman" w:cs="Times New Roman"/>
          <w:position w:val="-12"/>
          <w:szCs w:val="21"/>
        </w:rPr>
        <w:object w:dxaOrig="1200" w:dyaOrig="320" w14:anchorId="7310BA7F">
          <v:shape id="_x0000_i1153" type="#_x0000_t75" style="width:60.1pt;height:15.95pt" o:ole="">
            <v:imagedata r:id="rId248" o:title=""/>
          </v:shape>
          <o:OLEObject Type="Embed" ProgID="Equation.DSMT4" ShapeID="_x0000_i1153" DrawAspect="Content" ObjectID="_1851974296" r:id="rId249"/>
        </w:object>
      </w:r>
      <w:r w:rsidRPr="00583E33">
        <w:rPr>
          <w:rFonts w:ascii="Times New Roman" w:hAnsi="Times New Roman" w:cs="Times New Roman"/>
          <w:szCs w:val="21"/>
        </w:rPr>
        <w:t xml:space="preserve"> are the sorted </w:t>
      </w:r>
      <w:r w:rsidRPr="002605FF">
        <w:rPr>
          <w:rFonts w:ascii="Times New Roman" w:hAnsi="Times New Roman" w:cs="Times New Roman"/>
          <w:position w:val="-10"/>
          <w:szCs w:val="21"/>
        </w:rPr>
        <w:object w:dxaOrig="300" w:dyaOrig="300" w14:anchorId="5E7566E6">
          <v:shape id="_x0000_i1154" type="#_x0000_t75" style="width:15.05pt;height:15.05pt" o:ole="">
            <v:imagedata r:id="rId198" o:title=""/>
          </v:shape>
          <o:OLEObject Type="Embed" ProgID="Equation.DSMT4" ShapeID="_x0000_i1154" DrawAspect="Content" ObjectID="_1851974297" r:id="rId250"/>
        </w:object>
      </w:r>
      <w:r w:rsidRPr="00583E33">
        <w:rPr>
          <w:rFonts w:ascii="Times New Roman" w:hAnsi="Times New Roman" w:cs="Times New Roman"/>
          <w:szCs w:val="21"/>
        </w:rPr>
        <w:t xml:space="preserve"> and </w:t>
      </w:r>
      <w:r w:rsidRPr="002605FF">
        <w:rPr>
          <w:rFonts w:ascii="Times New Roman" w:hAnsi="Times New Roman" w:cs="Times New Roman"/>
          <w:position w:val="-10"/>
          <w:szCs w:val="21"/>
        </w:rPr>
        <w:object w:dxaOrig="320" w:dyaOrig="300" w14:anchorId="62A95DE9">
          <v:shape id="_x0000_i1155" type="#_x0000_t75" style="width:15.95pt;height:15.05pt" o:ole="">
            <v:imagedata r:id="rId202" o:title=""/>
          </v:shape>
          <o:OLEObject Type="Embed" ProgID="Equation.DSMT4" ShapeID="_x0000_i1155" DrawAspect="Content" ObjectID="_1851974298" r:id="rId251"/>
        </w:object>
      </w:r>
      <w:r w:rsidRPr="00583E33">
        <w:rPr>
          <w:rFonts w:ascii="Times New Roman" w:hAnsi="Times New Roman" w:cs="Times New Roman"/>
          <w:szCs w:val="21"/>
        </w:rPr>
        <w:t xml:space="preserve"> availability states, then </w:t>
      </w:r>
      <w:r w:rsidRPr="00583E33">
        <w:rPr>
          <w:rFonts w:ascii="Times New Roman" w:hAnsi="Times New Roman" w:cs="Times New Roman"/>
          <w:position w:val="-12"/>
          <w:szCs w:val="21"/>
        </w:rPr>
        <w:object w:dxaOrig="760" w:dyaOrig="320" w14:anchorId="2D4A15BB">
          <v:shape id="_x0000_i1156" type="#_x0000_t75" style="width:37.9pt;height:15.95pt" o:ole="">
            <v:imagedata r:id="rId252" o:title=""/>
          </v:shape>
          <o:OLEObject Type="Embed" ProgID="Equation.DSMT4" ShapeID="_x0000_i1156" DrawAspect="Content" ObjectID="_1851974299" r:id="rId253"/>
        </w:object>
      </w:r>
      <w:r w:rsidRPr="00583E33">
        <w:rPr>
          <w:rFonts w:ascii="Times New Roman" w:hAnsi="Times New Roman" w:cs="Times New Roman"/>
          <w:szCs w:val="21"/>
        </w:rPr>
        <w:t xml:space="preserve"> for </w:t>
      </w:r>
      <w:r w:rsidRPr="00583E33">
        <w:rPr>
          <w:rFonts w:ascii="Times New Roman" w:hAnsi="Times New Roman" w:cs="Times New Roman"/>
          <w:position w:val="-8"/>
          <w:szCs w:val="21"/>
        </w:rPr>
        <w:object w:dxaOrig="880" w:dyaOrig="260" w14:anchorId="03139380">
          <v:shape id="_x0000_i1157" type="#_x0000_t75" style="width:44.15pt;height:13.15pt" o:ole="">
            <v:imagedata r:id="rId254" o:title=""/>
          </v:shape>
          <o:OLEObject Type="Embed" ProgID="Equation.DSMT4" ShapeID="_x0000_i1157" DrawAspect="Content" ObjectID="_1851974300" r:id="rId255"/>
        </w:object>
      </w:r>
      <w:r w:rsidRPr="00583E33">
        <w:rPr>
          <w:rFonts w:ascii="Times New Roman" w:hAnsi="Times New Roman" w:cs="Times New Roman"/>
          <w:szCs w:val="21"/>
        </w:rPr>
        <w:t xml:space="preserve">. Common AMR assignments and the monotone service-time recursions give an earlier or equal request time under </w:t>
      </w:r>
      <w:r w:rsidRPr="002605FF">
        <w:rPr>
          <w:rFonts w:ascii="Times New Roman" w:hAnsi="Times New Roman" w:cs="Times New Roman"/>
          <w:position w:val="-10"/>
          <w:szCs w:val="21"/>
        </w:rPr>
        <w:object w:dxaOrig="300" w:dyaOrig="300" w14:anchorId="11E5F1DE">
          <v:shape id="_x0000_i1158" type="#_x0000_t75" style="width:15.05pt;height:15.05pt" o:ole="">
            <v:imagedata r:id="rId198" o:title=""/>
          </v:shape>
          <o:OLEObject Type="Embed" ProgID="Equation.DSMT4" ShapeID="_x0000_i1158" DrawAspect="Content" ObjectID="_1851974301" r:id="rId256"/>
        </w:object>
      </w:r>
      <w:r w:rsidRPr="00583E33">
        <w:rPr>
          <w:rFonts w:ascii="Times New Roman" w:hAnsi="Times New Roman" w:cs="Times New Roman"/>
          <w:szCs w:val="21"/>
        </w:rPr>
        <w:t>. When both evaluators create a new trip, this comparison, earliest availability, and (d) order the new completion times. Replacing the smallest availability in each list preserves the required ordering.</w:t>
      </w:r>
      <w:r>
        <w:rPr>
          <w:rFonts w:ascii="Times New Roman" w:hAnsi="Times New Roman" w:cs="Times New Roman" w:hint="eastAsia"/>
          <w:szCs w:val="21"/>
        </w:rPr>
        <w:t xml:space="preserve"> </w:t>
      </w:r>
      <w:r w:rsidRPr="00583E33">
        <w:rPr>
          <w:rFonts w:ascii="Times New Roman" w:hAnsi="Times New Roman" w:cs="Times New Roman"/>
          <w:szCs w:val="21"/>
        </w:rPr>
        <w:t xml:space="preserve">For a request joining an existing </w:t>
      </w:r>
      <w:r w:rsidRPr="002605FF">
        <w:rPr>
          <w:rFonts w:ascii="Times New Roman" w:hAnsi="Times New Roman" w:cs="Times New Roman"/>
          <w:position w:val="-10"/>
          <w:szCs w:val="21"/>
        </w:rPr>
        <w:object w:dxaOrig="320" w:dyaOrig="300" w14:anchorId="4E542583">
          <v:shape id="_x0000_i1159" type="#_x0000_t75" style="width:15.95pt;height:15.05pt" o:ole="">
            <v:imagedata r:id="rId202" o:title=""/>
          </v:shape>
          <o:OLEObject Type="Embed" ProgID="Equation.DSMT4" ShapeID="_x0000_i1159" DrawAspect="Content" ObjectID="_1851974302" r:id="rId257"/>
        </w:object>
      </w:r>
      <w:r w:rsidRPr="00583E33">
        <w:rPr>
          <w:rFonts w:ascii="Times New Roman" w:hAnsi="Times New Roman" w:cs="Times New Roman"/>
          <w:szCs w:val="21"/>
        </w:rPr>
        <w:t xml:space="preserve"> trip, condition (c) gives its completion-time comparison directly. The availability comparison follows from a counting argument. Any </w:t>
      </w:r>
      <w:r w:rsidRPr="002605FF">
        <w:rPr>
          <w:rFonts w:ascii="Times New Roman" w:hAnsi="Times New Roman" w:cs="Times New Roman"/>
          <w:position w:val="-10"/>
          <w:szCs w:val="21"/>
        </w:rPr>
        <w:object w:dxaOrig="320" w:dyaOrig="300" w14:anchorId="7A2AAC33">
          <v:shape id="_x0000_i1160" type="#_x0000_t75" style="width:15.95pt;height:15.05pt" o:ole="">
            <v:imagedata r:id="rId202" o:title=""/>
          </v:shape>
          <o:OLEObject Type="Embed" ProgID="Equation.DSMT4" ShapeID="_x0000_i1160" DrawAspect="Content" ObjectID="_1851974303" r:id="rId258"/>
        </w:object>
      </w:r>
      <w:r w:rsidRPr="00583E33">
        <w:rPr>
          <w:rFonts w:ascii="Times New Roman" w:hAnsi="Times New Roman" w:cs="Times New Roman"/>
          <w:szCs w:val="21"/>
        </w:rPr>
        <w:t xml:space="preserve"> trip already replaced by a later reservation completed no later than the current fleet minimum; hence completions above a threshold </w:t>
      </w:r>
      <w:r w:rsidRPr="00583E33">
        <w:rPr>
          <w:rFonts w:ascii="Times New Roman" w:hAnsi="Times New Roman" w:cs="Times New Roman"/>
          <w:position w:val="-16"/>
          <w:szCs w:val="21"/>
        </w:rPr>
        <w:object w:dxaOrig="400" w:dyaOrig="360" w14:anchorId="170F76A5">
          <v:shape id="_x0000_i1161" type="#_x0000_t75" style="width:20.05pt;height:18.15pt" o:ole="">
            <v:imagedata r:id="rId259" o:title=""/>
          </v:shape>
          <o:OLEObject Type="Embed" ProgID="Equation.DSMT4" ShapeID="_x0000_i1161" DrawAspect="Content" ObjectID="_1851974304" r:id="rId260"/>
        </w:object>
      </w:r>
      <w:r w:rsidRPr="00583E33">
        <w:rPr>
          <w:rFonts w:ascii="Times New Roman" w:hAnsi="Times New Roman" w:cs="Times New Roman"/>
          <w:szCs w:val="21"/>
        </w:rPr>
        <w:t xml:space="preserve"> can belong only to the latest trips of at most </w:t>
      </w:r>
      <w:r w:rsidRPr="00583E33">
        <w:rPr>
          <w:rFonts w:ascii="Times New Roman" w:hAnsi="Times New Roman" w:cs="Times New Roman"/>
          <w:position w:val="-6"/>
          <w:szCs w:val="21"/>
        </w:rPr>
        <w:object w:dxaOrig="460" w:dyaOrig="240" w14:anchorId="0DD6D5F2">
          <v:shape id="_x0000_i1162" type="#_x0000_t75" style="width:22.85pt;height:11.9pt" o:ole="">
            <v:imagedata r:id="rId261" o:title=""/>
          </v:shape>
          <o:OLEObject Type="Embed" ProgID="Equation.DSMT4" ShapeID="_x0000_i1162" DrawAspect="Content" ObjectID="_1851974305" r:id="rId262"/>
        </w:object>
      </w:r>
      <w:r w:rsidRPr="00583E33">
        <w:rPr>
          <w:rFonts w:ascii="Times New Roman" w:hAnsi="Times New Roman" w:cs="Times New Roman"/>
          <w:szCs w:val="21"/>
        </w:rPr>
        <w:t xml:space="preserve"> cars. Those trips contain at most </w:t>
      </w:r>
      <w:r w:rsidRPr="00583E33">
        <w:rPr>
          <w:rFonts w:ascii="Times New Roman" w:hAnsi="Times New Roman" w:cs="Times New Roman"/>
          <w:position w:val="-12"/>
          <w:szCs w:val="21"/>
        </w:rPr>
        <w:object w:dxaOrig="720" w:dyaOrig="340" w14:anchorId="3046B9A2">
          <v:shape id="_x0000_i1163" type="#_x0000_t75" style="width:36pt;height:16.9pt" o:ole="">
            <v:imagedata r:id="rId263" o:title=""/>
          </v:shape>
          <o:OLEObject Type="Embed" ProgID="Equation.DSMT4" ShapeID="_x0000_i1163" DrawAspect="Content" ObjectID="_1851974306" r:id="rId264"/>
        </w:object>
      </w:r>
      <w:r w:rsidRPr="00583E33">
        <w:rPr>
          <w:rFonts w:ascii="Times New Roman" w:hAnsi="Times New Roman" w:cs="Times New Roman"/>
          <w:szCs w:val="21"/>
        </w:rPr>
        <w:t xml:space="preserve"> requests. If the joining trip ends above that threshold, its spare place reduces the count of previous requests by one. Previous completion-time </w:t>
      </w:r>
      <w:r w:rsidRPr="00583E33">
        <w:rPr>
          <w:rFonts w:ascii="Times New Roman" w:hAnsi="Times New Roman" w:cs="Times New Roman"/>
          <w:szCs w:val="21"/>
        </w:rPr>
        <w:lastRenderedPageBreak/>
        <w:t xml:space="preserve">ordering transfers this count to the </w:t>
      </w:r>
      <w:r w:rsidRPr="002605FF">
        <w:rPr>
          <w:rFonts w:ascii="Times New Roman" w:hAnsi="Times New Roman" w:cs="Times New Roman"/>
          <w:position w:val="-10"/>
          <w:szCs w:val="21"/>
        </w:rPr>
        <w:object w:dxaOrig="300" w:dyaOrig="300" w14:anchorId="6AE90CE1">
          <v:shape id="_x0000_i1164" type="#_x0000_t75" style="width:15.05pt;height:15.05pt" o:ole="">
            <v:imagedata r:id="rId198" o:title=""/>
          </v:shape>
          <o:OLEObject Type="Embed" ProgID="Equation.DSMT4" ShapeID="_x0000_i1164" DrawAspect="Content" ObjectID="_1851974307" r:id="rId265"/>
        </w:object>
      </w:r>
      <w:r w:rsidRPr="00583E33">
        <w:rPr>
          <w:rFonts w:ascii="Times New Roman" w:hAnsi="Times New Roman" w:cs="Times New Roman"/>
          <w:szCs w:val="21"/>
        </w:rPr>
        <w:t xml:space="preserve"> slots, preserving </w:t>
      </w:r>
      <w:r w:rsidRPr="00583E33">
        <w:rPr>
          <w:rFonts w:ascii="Times New Roman" w:hAnsi="Times New Roman" w:cs="Times New Roman"/>
          <w:position w:val="-12"/>
          <w:szCs w:val="21"/>
        </w:rPr>
        <w:object w:dxaOrig="760" w:dyaOrig="320" w14:anchorId="0B7A0787">
          <v:shape id="_x0000_i1165" type="#_x0000_t75" style="width:37.9pt;height:15.95pt" o:ole="">
            <v:imagedata r:id="rId266" o:title=""/>
          </v:shape>
          <o:OLEObject Type="Embed" ProgID="Equation.DSMT4" ShapeID="_x0000_i1165" DrawAspect="Content" ObjectID="_1851974308" r:id="rId267"/>
        </w:object>
      </w:r>
      <w:r w:rsidRPr="00583E33">
        <w:rPr>
          <w:rFonts w:ascii="Times New Roman" w:hAnsi="Times New Roman" w:cs="Times New Roman"/>
          <w:szCs w:val="21"/>
        </w:rPr>
        <w:t xml:space="preserve"> after the new slot reservation. The AMR recursions then order every order completion, including orders that inherit earlier resource delays without making a new elevator request. Taking the maximum and subtracting the common </w:t>
      </w:r>
      <w:r w:rsidRPr="00583E33">
        <w:rPr>
          <w:rFonts w:ascii="Times New Roman" w:hAnsi="Times New Roman" w:cs="Times New Roman"/>
          <w:position w:val="-10"/>
          <w:szCs w:val="21"/>
        </w:rPr>
        <w:object w:dxaOrig="240" w:dyaOrig="300" w14:anchorId="38626435">
          <v:shape id="_x0000_i1166" type="#_x0000_t75" style="width:11.9pt;height:15.05pt" o:ole="">
            <v:imagedata r:id="rId268" o:title=""/>
          </v:shape>
          <o:OLEObject Type="Embed" ProgID="Equation.DSMT4" ShapeID="_x0000_i1166" DrawAspect="Content" ObjectID="_1851974309" r:id="rId269"/>
        </w:object>
      </w:r>
      <w:r w:rsidRPr="00583E33">
        <w:rPr>
          <w:rFonts w:ascii="Times New Roman" w:hAnsi="Times New Roman" w:cs="Times New Roman"/>
          <w:szCs w:val="21"/>
        </w:rPr>
        <w:t xml:space="preserve"> proves Equation (46). </w:t>
      </w:r>
    </w:p>
    <w:p w14:paraId="71BAD3C7" w14:textId="7EB1231F" w:rsidR="00583E33" w:rsidRPr="00AD4339" w:rsidRDefault="00AD4339" w:rsidP="00DE1B78">
      <w:pPr>
        <w:rPr>
          <w:rFonts w:ascii="Times New Roman" w:hAnsi="Times New Roman" w:cs="Times New Roman"/>
          <w:b/>
          <w:bCs/>
          <w:szCs w:val="21"/>
        </w:rPr>
      </w:pPr>
      <w:r w:rsidRPr="00AD4339">
        <w:rPr>
          <w:rFonts w:ascii="Times New Roman" w:hAnsi="Times New Roman" w:cs="Times New Roman" w:hint="eastAsia"/>
          <w:b/>
          <w:bCs/>
          <w:szCs w:val="21"/>
        </w:rPr>
        <w:t>4.3.2 Reversal mechanisms and class-level implications</w:t>
      </w:r>
    </w:p>
    <w:p w14:paraId="6A9B024A" w14:textId="1599B988" w:rsidR="00AD4339" w:rsidRDefault="00AD4339" w:rsidP="00DE1B78">
      <w:pPr>
        <w:rPr>
          <w:ins w:id="17" w:author="诗月 胡" w:date="2026-09-27T00:27:00Z" w16du:dateUtc="2026-09-26T15:27:00Z"/>
          <w:rFonts w:ascii="Times New Roman" w:hAnsi="Times New Roman" w:cs="Times New Roman"/>
          <w:szCs w:val="21"/>
        </w:rPr>
      </w:pPr>
      <w:r>
        <w:rPr>
          <w:rFonts w:ascii="Times New Roman" w:hAnsi="Times New Roman" w:cs="Times New Roman" w:hint="eastAsia"/>
          <w:szCs w:val="21"/>
        </w:rPr>
        <w:t xml:space="preserve">    </w:t>
      </w:r>
      <w:r w:rsidRPr="00AD4339">
        <w:rPr>
          <w:rFonts w:ascii="Times New Roman" w:hAnsi="Times New Roman" w:cs="Times New Roman"/>
          <w:szCs w:val="21"/>
        </w:rPr>
        <w:t xml:space="preserve">Two small instances isolate the roles of shared trips and repositioning. Both use </w:t>
      </w:r>
      <w:r w:rsidRPr="00AD4339">
        <w:rPr>
          <w:rFonts w:ascii="Times New Roman" w:hAnsi="Times New Roman" w:cs="Times New Roman"/>
          <w:position w:val="-10"/>
          <w:szCs w:val="21"/>
        </w:rPr>
        <w:object w:dxaOrig="560" w:dyaOrig="300" w14:anchorId="58BD45D0">
          <v:shape id="_x0000_i1167" type="#_x0000_t75" style="width:27.85pt;height:15.05pt" o:ole="">
            <v:imagedata r:id="rId270" o:title=""/>
          </v:shape>
          <o:OLEObject Type="Embed" ProgID="Equation.DSMT4" ShapeID="_x0000_i1167" DrawAspect="Content" ObjectID="_1851974310" r:id="rId271"/>
        </w:object>
      </w:r>
      <w:r w:rsidRPr="00AD4339">
        <w:rPr>
          <w:rFonts w:ascii="Times New Roman" w:hAnsi="Times New Roman" w:cs="Times New Roman"/>
          <w:szCs w:val="21"/>
        </w:rPr>
        <w:t xml:space="preserve">, </w:t>
      </w:r>
      <w:r w:rsidRPr="00AD4339">
        <w:rPr>
          <w:rFonts w:ascii="Times New Roman" w:hAnsi="Times New Roman" w:cs="Times New Roman"/>
          <w:position w:val="-10"/>
          <w:szCs w:val="21"/>
        </w:rPr>
        <w:object w:dxaOrig="580" w:dyaOrig="320" w14:anchorId="28735777">
          <v:shape id="_x0000_i1168" type="#_x0000_t75" style="width:29.1pt;height:15.95pt" o:ole="">
            <v:imagedata r:id="rId272" o:title=""/>
          </v:shape>
          <o:OLEObject Type="Embed" ProgID="Equation.DSMT4" ShapeID="_x0000_i1168" DrawAspect="Content" ObjectID="_1851974311" r:id="rId273"/>
        </w:object>
      </w:r>
      <w:r w:rsidRPr="00AD4339">
        <w:rPr>
          <w:rFonts w:ascii="Times New Roman" w:hAnsi="Times New Roman" w:cs="Times New Roman"/>
          <w:szCs w:val="21"/>
        </w:rPr>
        <w:t xml:space="preserve">, </w:t>
      </w:r>
      <w:r w:rsidRPr="00AD4339">
        <w:rPr>
          <w:rFonts w:ascii="Times New Roman" w:hAnsi="Times New Roman" w:cs="Times New Roman"/>
          <w:position w:val="-4"/>
          <w:szCs w:val="21"/>
        </w:rPr>
        <w:object w:dxaOrig="480" w:dyaOrig="220" w14:anchorId="4ABB712F">
          <v:shape id="_x0000_i1169" type="#_x0000_t75" style="width:24.1pt;height:10.95pt" o:ole="">
            <v:imagedata r:id="rId274" o:title=""/>
          </v:shape>
          <o:OLEObject Type="Embed" ProgID="Equation.DSMT4" ShapeID="_x0000_i1169" DrawAspect="Content" ObjectID="_1851974312" r:id="rId275"/>
        </w:object>
      </w:r>
      <w:r w:rsidRPr="00AD4339">
        <w:rPr>
          <w:rFonts w:ascii="Times New Roman" w:hAnsi="Times New Roman" w:cs="Times New Roman"/>
          <w:szCs w:val="21"/>
        </w:rPr>
        <w:t xml:space="preserve">, </w:t>
      </w:r>
      <w:r w:rsidRPr="00AD4339">
        <w:rPr>
          <w:rFonts w:ascii="Times New Roman" w:hAnsi="Times New Roman" w:cs="Times New Roman"/>
          <w:position w:val="-6"/>
          <w:szCs w:val="21"/>
        </w:rPr>
        <w:object w:dxaOrig="480" w:dyaOrig="240" w14:anchorId="6A5C5FA9">
          <v:shape id="_x0000_i1170" type="#_x0000_t75" style="width:24.1pt;height:11.9pt" o:ole="">
            <v:imagedata r:id="rId276" o:title=""/>
          </v:shape>
          <o:OLEObject Type="Embed" ProgID="Equation.DSMT4" ShapeID="_x0000_i1170" DrawAspect="Content" ObjectID="_1851974313" r:id="rId277"/>
        </w:object>
      </w:r>
      <w:r w:rsidRPr="00AD4339">
        <w:rPr>
          <w:rFonts w:ascii="Times New Roman" w:hAnsi="Times New Roman" w:cs="Times New Roman"/>
          <w:szCs w:val="21"/>
        </w:rPr>
        <w:t xml:space="preserve">, </w:t>
      </w:r>
      <w:r w:rsidRPr="00AD4339">
        <w:rPr>
          <w:rFonts w:ascii="Times New Roman" w:hAnsi="Times New Roman" w:cs="Times New Roman"/>
          <w:position w:val="-10"/>
          <w:szCs w:val="21"/>
        </w:rPr>
        <w:object w:dxaOrig="480" w:dyaOrig="279" w14:anchorId="5DBC25B8">
          <v:shape id="_x0000_i1171" type="#_x0000_t75" style="width:24.1pt;height:14.1pt" o:ole="">
            <v:imagedata r:id="rId278" o:title=""/>
          </v:shape>
          <o:OLEObject Type="Embed" ProgID="Equation.DSMT4" ShapeID="_x0000_i1171" DrawAspect="Content" ObjectID="_1851974314" r:id="rId279"/>
        </w:object>
      </w:r>
      <w:r w:rsidRPr="00AD4339">
        <w:rPr>
          <w:rFonts w:ascii="Times New Roman" w:hAnsi="Times New Roman" w:cs="Times New Roman"/>
          <w:szCs w:val="21"/>
        </w:rPr>
        <w:t xml:space="preserve">, </w:t>
      </w:r>
      <w:r w:rsidRPr="00AD4339">
        <w:rPr>
          <w:rFonts w:ascii="Times New Roman" w:hAnsi="Times New Roman" w:cs="Times New Roman"/>
          <w:position w:val="-6"/>
          <w:szCs w:val="21"/>
        </w:rPr>
        <w:object w:dxaOrig="999" w:dyaOrig="279" w14:anchorId="0C207B4B">
          <v:shape id="_x0000_i1172" type="#_x0000_t75" style="width:50.1pt;height:14.1pt" o:ole="">
            <v:imagedata r:id="rId280" o:title=""/>
          </v:shape>
          <o:OLEObject Type="Embed" ProgID="Equation.DSMT4" ShapeID="_x0000_i1172" DrawAspect="Content" ObjectID="_1851974315" r:id="rId281"/>
        </w:object>
      </w:r>
      <w:r w:rsidRPr="00AD4339">
        <w:rPr>
          <w:rFonts w:ascii="Times New Roman" w:hAnsi="Times New Roman" w:cs="Times New Roman"/>
          <w:szCs w:val="21"/>
        </w:rPr>
        <w:t xml:space="preserve">, and </w:t>
      </w:r>
      <w:r w:rsidRPr="00AD4339">
        <w:rPr>
          <w:rFonts w:ascii="Times New Roman" w:hAnsi="Times New Roman" w:cs="Times New Roman"/>
          <w:position w:val="-6"/>
          <w:szCs w:val="21"/>
        </w:rPr>
        <w:object w:dxaOrig="999" w:dyaOrig="279" w14:anchorId="533FA113">
          <v:shape id="_x0000_i1173" type="#_x0000_t75" style="width:50.1pt;height:14.1pt" o:ole="">
            <v:imagedata r:id="rId282" o:title=""/>
          </v:shape>
          <o:OLEObject Type="Embed" ProgID="Equation.DSMT4" ShapeID="_x0000_i1173" DrawAspect="Content" ObjectID="_1851974316" r:id="rId283"/>
        </w:object>
      </w:r>
      <w:r w:rsidRPr="00AD4339">
        <w:rPr>
          <w:rFonts w:ascii="Times New Roman" w:hAnsi="Times New Roman" w:cs="Times New Roman"/>
          <w:szCs w:val="21"/>
        </w:rPr>
        <w:t>, with times measured in seconds. Both examples use the recorded processing sequence in the order described below.</w:t>
      </w:r>
      <w:r>
        <w:rPr>
          <w:rFonts w:ascii="Times New Roman" w:hAnsi="Times New Roman" w:cs="Times New Roman" w:hint="eastAsia"/>
          <w:szCs w:val="21"/>
        </w:rPr>
        <w:t xml:space="preserve"> </w:t>
      </w:r>
      <w:r w:rsidRPr="00AD4339">
        <w:rPr>
          <w:rFonts w:ascii="Times New Roman" w:hAnsi="Times New Roman" w:cs="Times New Roman"/>
          <w:szCs w:val="21"/>
        </w:rPr>
        <w:t xml:space="preserve">In the first instance, </w:t>
      </w:r>
      <w:r w:rsidRPr="00AD4339">
        <w:rPr>
          <w:rFonts w:ascii="Times New Roman" w:hAnsi="Times New Roman" w:cs="Times New Roman"/>
          <w:position w:val="-6"/>
          <w:szCs w:val="21"/>
        </w:rPr>
        <w:object w:dxaOrig="520" w:dyaOrig="240" w14:anchorId="7B5E7657">
          <v:shape id="_x0000_i1174" type="#_x0000_t75" style="width:26pt;height:11.9pt" o:ole="">
            <v:imagedata r:id="rId284" o:title=""/>
          </v:shape>
          <o:OLEObject Type="Embed" ProgID="Equation.DSMT4" ShapeID="_x0000_i1174" DrawAspect="Content" ObjectID="_1851974317" r:id="rId285"/>
        </w:object>
      </w:r>
      <w:r w:rsidRPr="00AD4339">
        <w:rPr>
          <w:rFonts w:ascii="Times New Roman" w:hAnsi="Times New Roman" w:cs="Times New Roman"/>
          <w:szCs w:val="21"/>
        </w:rPr>
        <w:t xml:space="preserve"> and </w:t>
      </w:r>
      <w:r w:rsidRPr="00AD4339">
        <w:rPr>
          <w:rFonts w:ascii="Times New Roman" w:hAnsi="Times New Roman" w:cs="Times New Roman"/>
          <w:position w:val="-4"/>
          <w:szCs w:val="21"/>
        </w:rPr>
        <w:object w:dxaOrig="520" w:dyaOrig="220" w14:anchorId="54AB6D82">
          <v:shape id="_x0000_i1175" type="#_x0000_t75" style="width:26pt;height:10.95pt" o:ole="">
            <v:imagedata r:id="rId286" o:title=""/>
          </v:shape>
          <o:OLEObject Type="Embed" ProgID="Equation.DSMT4" ShapeID="_x0000_i1175" DrawAspect="Content" ObjectID="_1851974318" r:id="rId287"/>
        </w:object>
      </w:r>
      <w:r w:rsidRPr="00AD4339">
        <w:rPr>
          <w:rFonts w:ascii="Times New Roman" w:hAnsi="Times New Roman" w:cs="Times New Roman"/>
          <w:szCs w:val="21"/>
        </w:rPr>
        <w:t xml:space="preserve">. Two orders travel from floor 1 to floor 3, with ready-time offsets 0 and 2. Their delivery requests reach the elevator at times 5 and 7. Under </w:t>
      </w:r>
      <w:r w:rsidRPr="002605FF">
        <w:rPr>
          <w:rFonts w:ascii="Times New Roman" w:hAnsi="Times New Roman" w:cs="Times New Roman"/>
          <w:position w:val="-10"/>
          <w:szCs w:val="21"/>
        </w:rPr>
        <w:object w:dxaOrig="300" w:dyaOrig="300" w14:anchorId="06A7A719">
          <v:shape id="_x0000_i1176" type="#_x0000_t75" style="width:15.05pt;height:15.05pt" o:ole="">
            <v:imagedata r:id="rId198" o:title=""/>
          </v:shape>
          <o:OLEObject Type="Embed" ProgID="Equation.DSMT4" ShapeID="_x0000_i1176" DrawAspect="Content" ObjectID="_1851974319" r:id="rId288"/>
        </w:object>
      </w:r>
      <w:r w:rsidRPr="00AD4339">
        <w:rPr>
          <w:rFonts w:ascii="Times New Roman" w:hAnsi="Times New Roman" w:cs="Times New Roman"/>
          <w:szCs w:val="21"/>
        </w:rPr>
        <w:t xml:space="preserve">, separate slots complete the trips at 19 and 21, and the wave finishes at 26. Under </w:t>
      </w:r>
      <w:r w:rsidRPr="002605FF">
        <w:rPr>
          <w:rFonts w:ascii="Times New Roman" w:hAnsi="Times New Roman" w:cs="Times New Roman"/>
          <w:position w:val="-10"/>
          <w:szCs w:val="21"/>
        </w:rPr>
        <w:object w:dxaOrig="320" w:dyaOrig="300" w14:anchorId="3306EAF0">
          <v:shape id="_x0000_i1177" type="#_x0000_t75" style="width:15.95pt;height:15.05pt" o:ole="">
            <v:imagedata r:id="rId202" o:title=""/>
          </v:shape>
          <o:OLEObject Type="Embed" ProgID="Equation.DSMT4" ShapeID="_x0000_i1177" DrawAspect="Content" ObjectID="_1851974320" r:id="rId289"/>
        </w:object>
      </w:r>
      <w:r w:rsidRPr="00AD4339">
        <w:rPr>
          <w:rFonts w:ascii="Times New Roman" w:hAnsi="Times New Roman" w:cs="Times New Roman"/>
          <w:szCs w:val="21"/>
        </w:rPr>
        <w:t>, the second request joins the first trip at its loading-end time 7. Both requests finish the elevator trip at 19, giving a wave makespan of 24. Thus, a shared trip can overtake a corresponding independent-slot request, violating (c).</w:t>
      </w:r>
      <w:r w:rsidR="009A1E02">
        <w:rPr>
          <w:rFonts w:ascii="Times New Roman" w:hAnsi="Times New Roman" w:cs="Times New Roman" w:hint="eastAsia"/>
          <w:szCs w:val="21"/>
        </w:rPr>
        <w:t xml:space="preserve"> </w:t>
      </w:r>
      <w:r w:rsidR="009A1E02" w:rsidRPr="009A1E02">
        <w:rPr>
          <w:rFonts w:ascii="Times New Roman" w:hAnsi="Times New Roman" w:cs="Times New Roman"/>
          <w:szCs w:val="21"/>
        </w:rPr>
        <w:t xml:space="preserve">In the second instance, </w:t>
      </w:r>
      <w:r w:rsidR="009A1E02" w:rsidRPr="009A1E02">
        <w:rPr>
          <w:rFonts w:ascii="Times New Roman" w:hAnsi="Times New Roman" w:cs="Times New Roman"/>
          <w:position w:val="-6"/>
          <w:szCs w:val="21"/>
        </w:rPr>
        <w:object w:dxaOrig="520" w:dyaOrig="240" w14:anchorId="388D9C0A">
          <v:shape id="_x0000_i1178" type="#_x0000_t75" style="width:26pt;height:11.9pt" o:ole="">
            <v:imagedata r:id="rId290" o:title=""/>
          </v:shape>
          <o:OLEObject Type="Embed" ProgID="Equation.DSMT4" ShapeID="_x0000_i1178" DrawAspect="Content" ObjectID="_1851974321" r:id="rId291"/>
        </w:object>
      </w:r>
      <w:r w:rsidR="009A1E02" w:rsidRPr="009A1E02">
        <w:rPr>
          <w:rFonts w:ascii="Times New Roman" w:hAnsi="Times New Roman" w:cs="Times New Roman"/>
          <w:szCs w:val="21"/>
        </w:rPr>
        <w:t xml:space="preserve"> and </w:t>
      </w:r>
      <w:r w:rsidR="009A1E02" w:rsidRPr="009A1E02">
        <w:rPr>
          <w:rFonts w:ascii="Times New Roman" w:hAnsi="Times New Roman" w:cs="Times New Roman"/>
          <w:position w:val="-4"/>
          <w:szCs w:val="21"/>
        </w:rPr>
        <w:object w:dxaOrig="480" w:dyaOrig="220" w14:anchorId="757F87D7">
          <v:shape id="_x0000_i1179" type="#_x0000_t75" style="width:24.1pt;height:10.95pt" o:ole="">
            <v:imagedata r:id="rId292" o:title=""/>
          </v:shape>
          <o:OLEObject Type="Embed" ProgID="Equation.DSMT4" ShapeID="_x0000_i1179" DrawAspect="Content" ObjectID="_1851974322" r:id="rId293"/>
        </w:object>
      </w:r>
      <w:r w:rsidR="009A1E02" w:rsidRPr="009A1E02">
        <w:rPr>
          <w:rFonts w:ascii="Times New Roman" w:hAnsi="Times New Roman" w:cs="Times New Roman"/>
          <w:szCs w:val="21"/>
        </w:rPr>
        <w:t>. The first order travels from floor 1 to floor 8, and the second from floor 8 to floor 7; both have ready-time offset 0. The first order finishes at 49, and the second order</w:t>
      </w:r>
      <w:r w:rsidR="009A1E02">
        <w:rPr>
          <w:rFonts w:ascii="Times New Roman" w:hAnsi="Times New Roman" w:cs="Times New Roman"/>
          <w:szCs w:val="21"/>
        </w:rPr>
        <w:t>’</w:t>
      </w:r>
      <w:r w:rsidR="009A1E02" w:rsidRPr="009A1E02">
        <w:rPr>
          <w:rFonts w:ascii="Times New Roman" w:hAnsi="Times New Roman" w:cs="Times New Roman"/>
          <w:szCs w:val="21"/>
        </w:rPr>
        <w:t xml:space="preserve">s elevator request is issued at 54. Under </w:t>
      </w:r>
      <w:r w:rsidR="009A1E02" w:rsidRPr="002605FF">
        <w:rPr>
          <w:rFonts w:ascii="Times New Roman" w:hAnsi="Times New Roman" w:cs="Times New Roman"/>
          <w:position w:val="-10"/>
          <w:szCs w:val="21"/>
        </w:rPr>
        <w:object w:dxaOrig="300" w:dyaOrig="300" w14:anchorId="53EB6B57">
          <v:shape id="_x0000_i1180" type="#_x0000_t75" style="width:15.05pt;height:15.05pt" o:ole="">
            <v:imagedata r:id="rId198" o:title=""/>
          </v:shape>
          <o:OLEObject Type="Embed" ProgID="Equation.DSMT4" ShapeID="_x0000_i1180" DrawAspect="Content" ObjectID="_1851974323" r:id="rId294"/>
        </w:object>
      </w:r>
      <w:r w:rsidR="009A1E02" w:rsidRPr="009A1E02">
        <w:rPr>
          <w:rFonts w:ascii="Times New Roman" w:hAnsi="Times New Roman" w:cs="Times New Roman"/>
          <w:szCs w:val="21"/>
        </w:rPr>
        <w:t xml:space="preserve">, the earliest-available slot is the unused slot at floor 1. Its empty movement to floor 8 takes 35 seconds, producing a wave makespan of 103. Under </w:t>
      </w:r>
      <w:r w:rsidR="009A1E02" w:rsidRPr="002605FF">
        <w:rPr>
          <w:rFonts w:ascii="Times New Roman" w:hAnsi="Times New Roman" w:cs="Times New Roman"/>
          <w:position w:val="-10"/>
          <w:szCs w:val="21"/>
        </w:rPr>
        <w:object w:dxaOrig="320" w:dyaOrig="300" w14:anchorId="0622D4EB">
          <v:shape id="_x0000_i1181" type="#_x0000_t75" style="width:15.95pt;height:15.05pt" o:ole="">
            <v:imagedata r:id="rId202" o:title=""/>
          </v:shape>
          <o:OLEObject Type="Embed" ProgID="Equation.DSMT4" ShapeID="_x0000_i1181" DrawAspect="Content" ObjectID="_1851974324" r:id="rId295"/>
        </w:object>
      </w:r>
      <w:r w:rsidR="009A1E02" w:rsidRPr="009A1E02">
        <w:rPr>
          <w:rFonts w:ascii="Times New Roman" w:hAnsi="Times New Roman" w:cs="Times New Roman"/>
          <w:szCs w:val="21"/>
        </w:rPr>
        <w:t xml:space="preserve">, the car is already at floor 8, and the wave finishes at 68. No trip is shared; the reversal arises from the </w:t>
      </w:r>
      <w:ins w:id="18" w:author="诗月 胡" w:date="2026-09-27T00:27:00Z" w16du:dateUtc="2026-09-26T15:27:00Z">
        <w:r w:rsidR="00766443">
          <w:rPr>
            <w:rFonts w:ascii="Times New Roman" w:hAnsi="Times New Roman" w:cs="Times New Roman"/>
            <w:szCs w:val="21"/>
          </w:rPr>
          <w:t>adverse</w:t>
        </w:r>
      </w:ins>
      <w:del w:id="19" w:author="诗月 胡" w:date="2026-09-27T00:27:00Z" w16du:dateUtc="2026-09-26T15:27:00Z">
        <w:r w:rsidR="009A1E02" w:rsidRPr="009A1E02" w:rsidDel="00766443">
          <w:rPr>
            <w:rFonts w:ascii="Times New Roman" w:hAnsi="Times New Roman" w:cs="Times New Roman"/>
            <w:szCs w:val="21"/>
          </w:rPr>
          <w:delText>unfavorable</w:delText>
        </w:r>
      </w:del>
      <w:r w:rsidR="009A1E02" w:rsidRPr="009A1E02">
        <w:rPr>
          <w:rFonts w:ascii="Times New Roman" w:hAnsi="Times New Roman" w:cs="Times New Roman"/>
          <w:szCs w:val="21"/>
        </w:rPr>
        <w:t xml:space="preserve"> repositioning distance in (d).</w:t>
      </w:r>
    </w:p>
    <w:p w14:paraId="28F23B15" w14:textId="77777777" w:rsidR="00766443" w:rsidRDefault="00766443">
      <w:pPr>
        <w:rPr>
          <w:ins w:id="20" w:author="诗月 胡" w:date="2026-09-27T00:27:00Z" w16du:dateUtc="2026-09-26T15:27:00Z"/>
        </w:rPr>
      </w:pPr>
      <w:commentRangeStart w:id="21"/>
      <w:ins w:id="22" w:author="诗月 胡" w:date="2026-09-27T00:27:00Z" w16du:dateUtc="2026-09-26T15:27:00Z">
        <w:r>
          <w:rPr>
            <w:rFonts w:ascii="Times New Roman" w:hAnsi="Times New Roman" w:cs="Times New Roman"/>
          </w:rPr>
          <w:t xml:space="preserve">    The examples show why (c) and (d) enter the sufficient conditions of Theorem 1: each example violates exactly one of them and reverses the ordering, so neither condition can be dropped. Conversely, a violated condition need not produce a reversal. The first example is a batch overtaking, in which a shared </w:t>
        </w:r>
      </w:ins>
      <m:oMath>
        <m:sSub>
          <m:sSubPr>
            <m:ctrlPr>
              <w:ins w:id="23" w:author="诗月 胡" w:date="2026-09-27T00:27:00Z" w16du:dateUtc="2026-09-26T15:27:00Z">
                <w:rPr>
                  <w:rFonts w:ascii="Cambria Math" w:hAnsi="Cambria Math"/>
                </w:rPr>
              </w:ins>
            </m:ctrlPr>
          </m:sSubPr>
          <m:e>
            <m:r>
              <w:ins w:id="24" w:author="诗月 胡" w:date="2026-09-27T00:27:00Z" w16du:dateUtc="2026-09-26T15:27:00Z">
                <w:rPr>
                  <w:rFonts w:ascii="Cambria Math" w:hAnsi="Cambria Math"/>
                </w:rPr>
                <m:t>M</m:t>
              </w:ins>
            </m:r>
          </m:e>
          <m:sub>
            <m:r>
              <w:ins w:id="25" w:author="诗月 胡" w:date="2026-09-27T00:27:00Z" w16du:dateUtc="2026-09-26T15:27:00Z">
                <w:rPr>
                  <w:rFonts w:ascii="Cambria Math" w:hAnsi="Cambria Math"/>
                </w:rPr>
                <m:t>2</m:t>
              </w:ins>
            </m:r>
          </m:sub>
        </m:sSub>
      </m:oMath>
      <w:ins w:id="26" w:author="诗月 胡" w:date="2026-09-27T00:27:00Z" w16du:dateUtc="2026-09-26T15:27:00Z">
        <w:r>
          <w:rPr>
            <w:rFonts w:ascii="Times New Roman" w:hAnsi="Times New Roman" w:cs="Times New Roman"/>
          </w:rPr>
          <w:t xml:space="preserve"> trip overtakes its corresponding </w:t>
        </w:r>
      </w:ins>
      <m:oMath>
        <m:sSub>
          <m:sSubPr>
            <m:ctrlPr>
              <w:ins w:id="27" w:author="诗月 胡" w:date="2026-09-27T00:27:00Z" w16du:dateUtc="2026-09-26T15:27:00Z">
                <w:rPr>
                  <w:rFonts w:ascii="Cambria Math" w:hAnsi="Cambria Math"/>
                </w:rPr>
              </w:ins>
            </m:ctrlPr>
          </m:sSubPr>
          <m:e>
            <m:r>
              <w:ins w:id="28" w:author="诗月 胡" w:date="2026-09-27T00:27:00Z" w16du:dateUtc="2026-09-26T15:27:00Z">
                <w:rPr>
                  <w:rFonts w:ascii="Cambria Math" w:hAnsi="Cambria Math"/>
                </w:rPr>
                <m:t>M</m:t>
              </w:ins>
            </m:r>
          </m:e>
          <m:sub>
            <m:r>
              <w:ins w:id="29" w:author="诗月 胡" w:date="2026-09-27T00:27:00Z" w16du:dateUtc="2026-09-26T15:27:00Z">
                <w:rPr>
                  <w:rFonts w:ascii="Cambria Math" w:hAnsi="Cambria Math"/>
                </w:rPr>
                <m:t>1</m:t>
              </w:ins>
            </m:r>
          </m:sub>
        </m:sSub>
      </m:oMath>
      <w:ins w:id="30" w:author="诗月 胡" w:date="2026-09-27T00:27:00Z" w16du:dateUtc="2026-09-26T15:27:00Z">
        <w:r>
          <w:rPr>
            <w:rFonts w:ascii="Times New Roman" w:hAnsi="Times New Roman" w:cs="Times New Roman"/>
          </w:rPr>
          <w:t xml:space="preserve"> requests; the second is an adverse repositioning. When AMR assignments differ, request alignment itself must also be examined.</w:t>
        </w:r>
      </w:ins>
      <w:commentRangeEnd w:id="21"/>
      <w:r>
        <w:rPr>
          <w:rStyle w:val="af6"/>
          <w:szCs w:val="22"/>
        </w:rPr>
        <w:commentReference w:id="21"/>
      </w:r>
    </w:p>
    <w:p w14:paraId="6FD15969" w14:textId="77777777" w:rsidR="00766443" w:rsidRDefault="00766443">
      <w:pPr>
        <w:rPr>
          <w:ins w:id="31" w:author="诗月 胡" w:date="2026-09-27T00:27:00Z" w16du:dateUtc="2026-09-26T15:27:00Z"/>
        </w:rPr>
      </w:pPr>
      <w:ins w:id="32" w:author="诗月 胡" w:date="2026-09-27T00:27:00Z" w16du:dateUtc="2026-09-26T15:27:00Z">
        <w:r>
          <w:rPr>
            <w:rFonts w:ascii="Times New Roman" w:hAnsi="Times New Roman" w:cs="Times New Roman"/>
          </w:rPr>
          <w:t xml:space="preserve">    Two registered checks [NS] concern whether these two mechanisms are exhaustive. An exhaustive enumeration of 1,000,800 instances with two or three orders, together with a seeded sample of 150,000 four-order instances (six floors, car capacity 2, cross-floor orders, one or two elevators, AMR counts and ready offsets on fixed grids; Appendix B), found no makespan reversal among instances that satisfy (a) to (d); this is a certification on that class, not a proof. On the 6,000 matched-wave draws of the preregistered ordering test (publication scale, counted with multiplicity; Section 5.2), replayed with common AMR assignments, each of the 20 reversals violates (c) or (d): 18 violate (c), and in the other 2, (c) holds and (d) fails.</w:t>
        </w:r>
      </w:ins>
    </w:p>
    <w:p w14:paraId="4D60079B" w14:textId="77777777" w:rsidR="00766443" w:rsidRDefault="00766443">
      <w:pPr>
        <w:rPr>
          <w:ins w:id="33" w:author="诗月 胡" w:date="2026-09-27T00:27:00Z" w16du:dateUtc="2026-09-26T15:27:00Z"/>
        </w:rPr>
      </w:pPr>
      <w:ins w:id="34" w:author="诗月 胡" w:date="2026-09-27T00:27:00Z" w16du:dateUtc="2026-09-26T15:27:00Z">
        <w:r>
          <w:rPr>
            <w:rFonts w:ascii="Times New Roman" w:hAnsi="Times New Roman" w:cs="Times New Roman"/>
          </w:rPr>
          <w:t xml:space="preserve">    The same replay shows that the sufficient conditions are restrictive. On these draws, (c) fails on 12.7% and (d) on 99.4%, so (a) to (d) hold jointly on fewer than 1% of them, whereas the makespan ordering holds on 99.7% of them with common assignments; with the free assignments of the preregistered test, the reported per-wave ordering rate is 99.2% (Section 5.2). The ordering therefore holds far more often than the conditions certify, and Section 5 reports the frequency of the conditions and the frequency of the ordering separately.</w:t>
        </w:r>
      </w:ins>
    </w:p>
    <w:p w14:paraId="7810A5E3" w14:textId="77777777" w:rsidR="00766443" w:rsidRDefault="00766443">
      <w:pPr>
        <w:rPr>
          <w:ins w:id="35" w:author="诗月 胡" w:date="2026-09-27T00:27:00Z" w16du:dateUtc="2026-09-26T15:27:00Z"/>
        </w:rPr>
      </w:pPr>
      <w:ins w:id="36" w:author="诗月 胡" w:date="2026-09-27T00:27:00Z" w16du:dateUtc="2026-09-26T15:27:00Z">
        <w:r>
          <w:rPr>
            <w:rFonts w:ascii="Times New Roman" w:hAnsi="Times New Roman" w:cs="Times New Roman"/>
          </w:rPr>
          <w:t xml:space="preserve">    The abstraction bias of candidate </w:t>
        </w:r>
      </w:ins>
      <m:oMath>
        <m:r>
          <w:ins w:id="37" w:author="诗月 胡" w:date="2026-09-27T00:27:00Z" w16du:dateUtc="2026-09-26T15:27:00Z">
            <w:rPr>
              <w:rFonts w:ascii="Cambria Math" w:hAnsi="Cambria Math"/>
            </w:rPr>
            <m:t>k</m:t>
          </w:ins>
        </m:r>
      </m:oMath>
      <w:ins w:id="38" w:author="诗月 胡" w:date="2026-09-27T00:27:00Z" w16du:dateUtc="2026-09-26T15:27:00Z">
        <w:r>
          <w:rPr>
            <w:rFonts w:ascii="Times New Roman" w:hAnsi="Times New Roman" w:cs="Times New Roman"/>
          </w:rPr>
          <w:t xml:space="preserve"> is </w:t>
        </w:r>
      </w:ins>
      <m:oMath>
        <m:sSub>
          <m:sSubPr>
            <m:ctrlPr>
              <w:ins w:id="39" w:author="诗月 胡" w:date="2026-09-27T00:27:00Z" w16du:dateUtc="2026-09-26T15:27:00Z">
                <w:rPr>
                  <w:rFonts w:ascii="Cambria Math" w:hAnsi="Cambria Math"/>
                </w:rPr>
              </w:ins>
            </m:ctrlPr>
          </m:sSubPr>
          <m:e>
            <m:r>
              <w:ins w:id="40" w:author="诗月 胡" w:date="2026-09-27T00:27:00Z" w16du:dateUtc="2026-09-26T15:27:00Z">
                <w:rPr>
                  <w:rFonts w:ascii="Cambria Math" w:hAnsi="Cambria Math"/>
                </w:rPr>
                <m:t>B</m:t>
              </w:ins>
            </m:r>
          </m:e>
          <m:sub>
            <m:r>
              <w:ins w:id="41" w:author="诗月 胡" w:date="2026-09-27T00:27:00Z" w16du:dateUtc="2026-09-26T15:27:00Z">
                <w:rPr>
                  <w:rFonts w:ascii="Cambria Math" w:hAnsi="Cambria Math"/>
                </w:rPr>
                <m:t>k</m:t>
              </w:ins>
            </m:r>
          </m:sub>
        </m:sSub>
        <m:r>
          <w:ins w:id="42" w:author="诗月 胡" w:date="2026-09-27T00:27:00Z" w16du:dateUtc="2026-09-26T15:27:00Z">
            <w:rPr>
              <w:rFonts w:ascii="Cambria Math" w:hAnsi="Cambria Math"/>
            </w:rPr>
            <m:t>=[</m:t>
          </w:ins>
        </m:r>
        <m:sSub>
          <m:sSubPr>
            <m:ctrlPr>
              <w:ins w:id="43" w:author="诗月 胡" w:date="2026-09-27T00:27:00Z" w16du:dateUtc="2026-09-26T15:27:00Z">
                <w:rPr>
                  <w:rFonts w:ascii="Cambria Math" w:hAnsi="Cambria Math"/>
                </w:rPr>
              </w:ins>
            </m:ctrlPr>
          </m:sSubPr>
          <m:e>
            <m:r>
              <w:ins w:id="44" w:author="诗月 胡" w:date="2026-09-27T00:27:00Z" w16du:dateUtc="2026-09-26T15:27:00Z">
                <w:rPr>
                  <w:rFonts w:ascii="Cambria Math" w:hAnsi="Cambria Math"/>
                </w:rPr>
                <m:t>C</m:t>
              </w:ins>
            </m:r>
          </m:e>
          <m:sub>
            <m:r>
              <w:ins w:id="45" w:author="诗月 胡" w:date="2026-09-27T00:27:00Z" w16du:dateUtc="2026-09-26T15:27:00Z">
                <m:rPr>
                  <m:sty m:val="p"/>
                </m:rPr>
                <w:rPr>
                  <w:rFonts w:ascii="Cambria Math" w:hAnsi="Cambria Math"/>
                </w:rPr>
                <m:t>max</m:t>
              </w:ins>
            </m:r>
          </m:sub>
        </m:sSub>
        <m:r>
          <w:ins w:id="46" w:author="诗月 胡" w:date="2026-09-27T00:27:00Z" w16du:dateUtc="2026-09-26T15:27:00Z">
            <w:rPr>
              <w:rFonts w:ascii="Cambria Math" w:hAnsi="Cambria Math"/>
            </w:rPr>
            <m:t>(</m:t>
          </w:ins>
        </m:r>
        <m:sSup>
          <m:sSupPr>
            <m:ctrlPr>
              <w:ins w:id="47" w:author="诗月 胡" w:date="2026-09-27T00:27:00Z" w16du:dateUtc="2026-09-26T15:27:00Z">
                <w:rPr>
                  <w:rFonts w:ascii="Cambria Math" w:hAnsi="Cambria Math"/>
                </w:rPr>
              </w:ins>
            </m:ctrlPr>
          </m:sSupPr>
          <m:e>
            <m:r>
              <w:ins w:id="48" w:author="诗月 胡" w:date="2026-09-27T00:27:00Z" w16du:dateUtc="2026-09-26T15:27:00Z">
                <w:rPr>
                  <w:rFonts w:ascii="Cambria Math" w:hAnsi="Cambria Math"/>
                </w:rPr>
                <m:t>W</m:t>
              </w:ins>
            </m:r>
          </m:e>
          <m:sup>
            <m:r>
              <w:ins w:id="49" w:author="诗月 胡" w:date="2026-09-27T00:27:00Z" w16du:dateUtc="2026-09-26T15:27:00Z">
                <w:rPr>
                  <w:rFonts w:ascii="Cambria Math" w:hAnsi="Cambria Math"/>
                </w:rPr>
                <m:t>k</m:t>
              </w:ins>
            </m:r>
          </m:sup>
        </m:sSup>
        <m:r>
          <w:ins w:id="50" w:author="诗月 胡" w:date="2026-09-27T00:27:00Z" w16du:dateUtc="2026-09-26T15:27:00Z">
            <w:rPr>
              <w:rFonts w:ascii="Cambria Math" w:hAnsi="Cambria Math"/>
            </w:rPr>
            <m:t>,</m:t>
          </w:ins>
        </m:r>
        <m:sSup>
          <m:sSupPr>
            <m:ctrlPr>
              <w:ins w:id="51" w:author="诗月 胡" w:date="2026-09-27T00:27:00Z" w16du:dateUtc="2026-09-26T15:27:00Z">
                <w:rPr>
                  <w:rFonts w:ascii="Cambria Math" w:hAnsi="Cambria Math"/>
                </w:rPr>
              </w:ins>
            </m:ctrlPr>
          </m:sSupPr>
          <m:e>
            <m:r>
              <w:ins w:id="52" w:author="诗月 胡" w:date="2026-09-27T00:27:00Z" w16du:dateUtc="2026-09-26T15:27:00Z">
                <w:rPr>
                  <w:rFonts w:ascii="Cambria Math" w:hAnsi="Cambria Math"/>
                </w:rPr>
                <m:t>π</m:t>
              </w:ins>
            </m:r>
          </m:e>
          <m:sup>
            <m:r>
              <w:ins w:id="53" w:author="诗月 胡" w:date="2026-09-27T00:27:00Z" w16du:dateUtc="2026-09-26T15:27:00Z">
                <w:rPr>
                  <w:rFonts w:ascii="Cambria Math" w:hAnsi="Cambria Math"/>
                </w:rPr>
                <m:t>k</m:t>
              </w:ins>
            </m:r>
          </m:sup>
        </m:sSup>
        <m:r>
          <w:ins w:id="54" w:author="诗月 胡" w:date="2026-09-27T00:27:00Z" w16du:dateUtc="2026-09-26T15:27:00Z">
            <w:rPr>
              <w:rFonts w:ascii="Cambria Math" w:hAnsi="Cambria Math"/>
            </w:rPr>
            <m:t>;</m:t>
          </w:ins>
        </m:r>
        <m:sSub>
          <m:sSubPr>
            <m:ctrlPr>
              <w:ins w:id="55" w:author="诗月 胡" w:date="2026-09-27T00:27:00Z" w16du:dateUtc="2026-09-26T15:27:00Z">
                <w:rPr>
                  <w:rFonts w:ascii="Cambria Math" w:hAnsi="Cambria Math"/>
                </w:rPr>
              </w:ins>
            </m:ctrlPr>
          </m:sSubPr>
          <m:e>
            <m:r>
              <w:ins w:id="56" w:author="诗月 胡" w:date="2026-09-27T00:27:00Z" w16du:dateUtc="2026-09-26T15:27:00Z">
                <w:rPr>
                  <w:rFonts w:ascii="Cambria Math" w:hAnsi="Cambria Math"/>
                </w:rPr>
                <m:t>M</m:t>
              </w:ins>
            </m:r>
          </m:e>
          <m:sub>
            <m:r>
              <w:ins w:id="57" w:author="诗月 胡" w:date="2026-09-27T00:27:00Z" w16du:dateUtc="2026-09-26T15:27:00Z">
                <w:rPr>
                  <w:rFonts w:ascii="Cambria Math" w:hAnsi="Cambria Math"/>
                </w:rPr>
                <m:t>2</m:t>
              </w:ins>
            </m:r>
          </m:sub>
        </m:sSub>
        <m:r>
          <w:ins w:id="58" w:author="诗月 胡" w:date="2026-09-27T00:27:00Z" w16du:dateUtc="2026-09-26T15:27:00Z">
            <w:rPr>
              <w:rFonts w:ascii="Cambria Math" w:hAnsi="Cambria Math"/>
            </w:rPr>
            <m:t>)-</m:t>
          </w:ins>
        </m:r>
        <m:sSub>
          <m:sSubPr>
            <m:ctrlPr>
              <w:ins w:id="59" w:author="诗月 胡" w:date="2026-09-27T00:27:00Z" w16du:dateUtc="2026-09-26T15:27:00Z">
                <w:rPr>
                  <w:rFonts w:ascii="Cambria Math" w:hAnsi="Cambria Math"/>
                </w:rPr>
              </w:ins>
            </m:ctrlPr>
          </m:sSubPr>
          <m:e>
            <m:r>
              <w:ins w:id="60" w:author="诗月 胡" w:date="2026-09-27T00:27:00Z" w16du:dateUtc="2026-09-26T15:27:00Z">
                <w:rPr>
                  <w:rFonts w:ascii="Cambria Math" w:hAnsi="Cambria Math"/>
                </w:rPr>
                <m:t>C</m:t>
              </w:ins>
            </m:r>
          </m:e>
          <m:sub>
            <m:r>
              <w:ins w:id="61" w:author="诗月 胡" w:date="2026-09-27T00:27:00Z" w16du:dateUtc="2026-09-26T15:27:00Z">
                <m:rPr>
                  <m:sty m:val="p"/>
                </m:rPr>
                <w:rPr>
                  <w:rFonts w:ascii="Cambria Math" w:hAnsi="Cambria Math"/>
                </w:rPr>
                <m:t>max</m:t>
              </w:ins>
            </m:r>
          </m:sub>
        </m:sSub>
        <m:r>
          <w:ins w:id="62" w:author="诗月 胡" w:date="2026-09-27T00:27:00Z" w16du:dateUtc="2026-09-26T15:27:00Z">
            <w:rPr>
              <w:rFonts w:ascii="Cambria Math" w:hAnsi="Cambria Math"/>
            </w:rPr>
            <m:t>(</m:t>
          </w:ins>
        </m:r>
        <m:sSup>
          <m:sSupPr>
            <m:ctrlPr>
              <w:ins w:id="63" w:author="诗月 胡" w:date="2026-09-27T00:27:00Z" w16du:dateUtc="2026-09-26T15:27:00Z">
                <w:rPr>
                  <w:rFonts w:ascii="Cambria Math" w:hAnsi="Cambria Math"/>
                </w:rPr>
              </w:ins>
            </m:ctrlPr>
          </m:sSupPr>
          <m:e>
            <m:r>
              <w:ins w:id="64" w:author="诗月 胡" w:date="2026-09-27T00:27:00Z" w16du:dateUtc="2026-09-26T15:27:00Z">
                <w:rPr>
                  <w:rFonts w:ascii="Cambria Math" w:hAnsi="Cambria Math"/>
                </w:rPr>
                <m:t>W</m:t>
              </w:ins>
            </m:r>
          </m:e>
          <m:sup>
            <m:r>
              <w:ins w:id="65" w:author="诗月 胡" w:date="2026-09-27T00:27:00Z" w16du:dateUtc="2026-09-26T15:27:00Z">
                <w:rPr>
                  <w:rFonts w:ascii="Cambria Math" w:hAnsi="Cambria Math"/>
                </w:rPr>
                <m:t>k</m:t>
              </w:ins>
            </m:r>
          </m:sup>
        </m:sSup>
        <m:r>
          <w:ins w:id="66" w:author="诗月 胡" w:date="2026-09-27T00:27:00Z" w16du:dateUtc="2026-09-26T15:27:00Z">
            <w:rPr>
              <w:rFonts w:ascii="Cambria Math" w:hAnsi="Cambria Math"/>
            </w:rPr>
            <m:t>,</m:t>
          </w:ins>
        </m:r>
        <m:sSup>
          <m:sSupPr>
            <m:ctrlPr>
              <w:ins w:id="67" w:author="诗月 胡" w:date="2026-09-27T00:27:00Z" w16du:dateUtc="2026-09-26T15:27:00Z">
                <w:rPr>
                  <w:rFonts w:ascii="Cambria Math" w:hAnsi="Cambria Math"/>
                </w:rPr>
              </w:ins>
            </m:ctrlPr>
          </m:sSupPr>
          <m:e>
            <m:r>
              <w:ins w:id="68" w:author="诗月 胡" w:date="2026-09-27T00:27:00Z" w16du:dateUtc="2026-09-26T15:27:00Z">
                <w:rPr>
                  <w:rFonts w:ascii="Cambria Math" w:hAnsi="Cambria Math"/>
                </w:rPr>
                <m:t>π</m:t>
              </w:ins>
            </m:r>
          </m:e>
          <m:sup>
            <m:r>
              <w:ins w:id="69" w:author="诗月 胡" w:date="2026-09-27T00:27:00Z" w16du:dateUtc="2026-09-26T15:27:00Z">
                <w:rPr>
                  <w:rFonts w:ascii="Cambria Math" w:hAnsi="Cambria Math"/>
                </w:rPr>
                <m:t>k</m:t>
              </w:ins>
            </m:r>
          </m:sup>
        </m:sSup>
        <m:r>
          <w:ins w:id="70" w:author="诗月 胡" w:date="2026-09-27T00:27:00Z" w16du:dateUtc="2026-09-26T15:27:00Z">
            <w:rPr>
              <w:rFonts w:ascii="Cambria Math" w:hAnsi="Cambria Math"/>
            </w:rPr>
            <m:t>;</m:t>
          </w:ins>
        </m:r>
        <m:sSub>
          <m:sSubPr>
            <m:ctrlPr>
              <w:ins w:id="71" w:author="诗月 胡" w:date="2026-09-27T00:27:00Z" w16du:dateUtc="2026-09-26T15:27:00Z">
                <w:rPr>
                  <w:rFonts w:ascii="Cambria Math" w:hAnsi="Cambria Math"/>
                </w:rPr>
              </w:ins>
            </m:ctrlPr>
          </m:sSubPr>
          <m:e>
            <m:r>
              <w:ins w:id="72" w:author="诗月 胡" w:date="2026-09-27T00:27:00Z" w16du:dateUtc="2026-09-26T15:27:00Z">
                <w:rPr>
                  <w:rFonts w:ascii="Cambria Math" w:hAnsi="Cambria Math"/>
                </w:rPr>
                <m:t>M</m:t>
              </w:ins>
            </m:r>
          </m:e>
          <m:sub>
            <m:r>
              <w:ins w:id="73" w:author="诗月 胡" w:date="2026-09-27T00:27:00Z" w16du:dateUtc="2026-09-26T15:27:00Z">
                <w:rPr>
                  <w:rFonts w:ascii="Cambria Math" w:hAnsi="Cambria Math"/>
                </w:rPr>
                <m:t>1</m:t>
              </w:ins>
            </m:r>
          </m:sub>
        </m:sSub>
        <m:r>
          <w:ins w:id="74" w:author="诗月 胡" w:date="2026-09-27T00:27:00Z" w16du:dateUtc="2026-09-26T15:27:00Z">
            <w:rPr>
              <w:rFonts w:ascii="Cambria Math" w:hAnsi="Cambria Math"/>
            </w:rPr>
            <m:t>)]/</m:t>
          </w:ins>
        </m:r>
        <m:sSub>
          <m:sSubPr>
            <m:ctrlPr>
              <w:ins w:id="75" w:author="诗月 胡" w:date="2026-09-27T00:27:00Z" w16du:dateUtc="2026-09-26T15:27:00Z">
                <w:rPr>
                  <w:rFonts w:ascii="Cambria Math" w:hAnsi="Cambria Math"/>
                </w:rPr>
              </w:ins>
            </m:ctrlPr>
          </m:sSubPr>
          <m:e>
            <m:r>
              <w:ins w:id="76" w:author="诗月 胡" w:date="2026-09-27T00:27:00Z" w16du:dateUtc="2026-09-26T15:27:00Z">
                <w:rPr>
                  <w:rFonts w:ascii="Cambria Math" w:hAnsi="Cambria Math"/>
                </w:rPr>
                <m:t>C</m:t>
              </w:ins>
            </m:r>
          </m:e>
          <m:sub>
            <m:r>
              <w:ins w:id="77" w:author="诗月 胡" w:date="2026-09-27T00:27:00Z" w16du:dateUtc="2026-09-26T15:27:00Z">
                <m:rPr>
                  <m:sty m:val="p"/>
                </m:rPr>
                <w:rPr>
                  <w:rFonts w:ascii="Cambria Math" w:hAnsi="Cambria Math"/>
                </w:rPr>
                <m:t>max</m:t>
              </w:ins>
            </m:r>
          </m:sub>
        </m:sSub>
        <m:r>
          <w:ins w:id="78" w:author="诗月 胡" w:date="2026-09-27T00:27:00Z" w16du:dateUtc="2026-09-26T15:27:00Z">
            <w:rPr>
              <w:rFonts w:ascii="Cambria Math" w:hAnsi="Cambria Math"/>
            </w:rPr>
            <m:t>(</m:t>
          </w:ins>
        </m:r>
        <m:sSup>
          <m:sSupPr>
            <m:ctrlPr>
              <w:ins w:id="79" w:author="诗月 胡" w:date="2026-09-27T00:27:00Z" w16du:dateUtc="2026-09-26T15:27:00Z">
                <w:rPr>
                  <w:rFonts w:ascii="Cambria Math" w:hAnsi="Cambria Math"/>
                </w:rPr>
              </w:ins>
            </m:ctrlPr>
          </m:sSupPr>
          <m:e>
            <m:r>
              <w:ins w:id="80" w:author="诗月 胡" w:date="2026-09-27T00:27:00Z" w16du:dateUtc="2026-09-26T15:27:00Z">
                <w:rPr>
                  <w:rFonts w:ascii="Cambria Math" w:hAnsi="Cambria Math"/>
                </w:rPr>
                <m:t>W</m:t>
              </w:ins>
            </m:r>
          </m:e>
          <m:sup>
            <m:r>
              <w:ins w:id="81" w:author="诗月 胡" w:date="2026-09-27T00:27:00Z" w16du:dateUtc="2026-09-26T15:27:00Z">
                <w:rPr>
                  <w:rFonts w:ascii="Cambria Math" w:hAnsi="Cambria Math"/>
                </w:rPr>
                <m:t>k</m:t>
              </w:ins>
            </m:r>
          </m:sup>
        </m:sSup>
        <m:r>
          <w:ins w:id="82" w:author="诗月 胡" w:date="2026-09-27T00:27:00Z" w16du:dateUtc="2026-09-26T15:27:00Z">
            <w:rPr>
              <w:rFonts w:ascii="Cambria Math" w:hAnsi="Cambria Math"/>
            </w:rPr>
            <m:t>,</m:t>
          </w:ins>
        </m:r>
        <m:sSup>
          <m:sSupPr>
            <m:ctrlPr>
              <w:ins w:id="83" w:author="诗月 胡" w:date="2026-09-27T00:27:00Z" w16du:dateUtc="2026-09-26T15:27:00Z">
                <w:rPr>
                  <w:rFonts w:ascii="Cambria Math" w:hAnsi="Cambria Math"/>
                </w:rPr>
              </w:ins>
            </m:ctrlPr>
          </m:sSupPr>
          <m:e>
            <m:r>
              <w:ins w:id="84" w:author="诗月 胡" w:date="2026-09-27T00:27:00Z" w16du:dateUtc="2026-09-26T15:27:00Z">
                <w:rPr>
                  <w:rFonts w:ascii="Cambria Math" w:hAnsi="Cambria Math"/>
                </w:rPr>
                <m:t>π</m:t>
              </w:ins>
            </m:r>
          </m:e>
          <m:sup>
            <m:r>
              <w:ins w:id="85" w:author="诗月 胡" w:date="2026-09-27T00:27:00Z" w16du:dateUtc="2026-09-26T15:27:00Z">
                <w:rPr>
                  <w:rFonts w:ascii="Cambria Math" w:hAnsi="Cambria Math"/>
                </w:rPr>
                <m:t>k</m:t>
              </w:ins>
            </m:r>
          </m:sup>
        </m:sSup>
        <m:r>
          <w:ins w:id="86" w:author="诗月 胡" w:date="2026-09-27T00:27:00Z" w16du:dateUtc="2026-09-26T15:27:00Z">
            <w:rPr>
              <w:rFonts w:ascii="Cambria Math" w:hAnsi="Cambria Math"/>
            </w:rPr>
            <m:t>;</m:t>
          </w:ins>
        </m:r>
        <m:sSub>
          <m:sSubPr>
            <m:ctrlPr>
              <w:ins w:id="87" w:author="诗月 胡" w:date="2026-09-27T00:27:00Z" w16du:dateUtc="2026-09-26T15:27:00Z">
                <w:rPr>
                  <w:rFonts w:ascii="Cambria Math" w:hAnsi="Cambria Math"/>
                </w:rPr>
              </w:ins>
            </m:ctrlPr>
          </m:sSubPr>
          <m:e>
            <m:r>
              <w:ins w:id="88" w:author="诗月 胡" w:date="2026-09-27T00:27:00Z" w16du:dateUtc="2026-09-26T15:27:00Z">
                <w:rPr>
                  <w:rFonts w:ascii="Cambria Math" w:hAnsi="Cambria Math"/>
                </w:rPr>
                <m:t>M</m:t>
              </w:ins>
            </m:r>
          </m:e>
          <m:sub>
            <m:r>
              <w:ins w:id="89" w:author="诗月 胡" w:date="2026-09-27T00:27:00Z" w16du:dateUtc="2026-09-26T15:27:00Z">
                <w:rPr>
                  <w:rFonts w:ascii="Cambria Math" w:hAnsi="Cambria Math"/>
                </w:rPr>
                <m:t>1</m:t>
              </w:ins>
            </m:r>
          </m:sub>
        </m:sSub>
        <m:r>
          <w:ins w:id="90" w:author="诗月 胡" w:date="2026-09-27T00:27:00Z" w16du:dateUtc="2026-09-26T15:27:00Z">
            <w:rPr>
              <w:rFonts w:ascii="Cambria Math" w:hAnsi="Cambria Math"/>
            </w:rPr>
            <m:t>)</m:t>
          </w:ins>
        </m:r>
      </m:oMath>
      <w:ins w:id="91" w:author="诗月 胡" w:date="2026-09-27T00:27:00Z" w16du:dateUtc="2026-09-26T15:27:00Z">
        <w:r>
          <w:rPr>
            <w:rFonts w:ascii="Times New Roman" w:hAnsi="Times New Roman" w:cs="Times New Roman"/>
          </w:rPr>
          <w:t>, the relative amount by which the throughput abstraction understates the co-occupancy makespan; it is nonnegative whenever Equation (46) holds.</w:t>
        </w:r>
      </w:ins>
    </w:p>
    <w:p w14:paraId="31B8FAD7" w14:textId="77777777" w:rsidR="00766443" w:rsidRDefault="00766443">
      <w:pPr>
        <w:rPr>
          <w:ins w:id="92" w:author="诗月 胡" w:date="2026-09-27T00:27:00Z" w16du:dateUtc="2026-09-26T15:27:00Z"/>
        </w:rPr>
      </w:pPr>
      <w:ins w:id="93" w:author="诗月 胡" w:date="2026-09-27T00:27:00Z" w16du:dateUtc="2026-09-26T15:27:00Z">
        <w:r>
          <w:rPr>
            <w:rFonts w:ascii="Times New Roman" w:hAnsi="Times New Roman" w:cs="Times New Roman"/>
          </w:rPr>
          <w:t xml:space="preserve">    For a class </w:t>
        </w:r>
      </w:ins>
      <m:oMath>
        <m:r>
          <w:ins w:id="94" w:author="诗月 胡" w:date="2026-09-27T00:27:00Z" w16du:dateUtc="2026-09-26T15:27:00Z">
            <w:rPr>
              <w:rFonts w:ascii="Cambria Math" w:hAnsi="Cambria Math"/>
            </w:rPr>
            <m:t>q</m:t>
          </w:ins>
        </m:r>
      </m:oMath>
      <w:ins w:id="95" w:author="诗月 胡" w:date="2026-09-27T00:27:00Z" w16du:dateUtc="2026-09-26T15:27:00Z">
        <w:r>
          <w:rPr>
            <w:rFonts w:ascii="Times New Roman" w:hAnsi="Times New Roman" w:cs="Times New Roman"/>
          </w:rPr>
          <w:t xml:space="preserve">, the same draw </w:t>
        </w:r>
      </w:ins>
      <m:oMath>
        <m:r>
          <w:ins w:id="96" w:author="诗月 胡" w:date="2026-09-27T00:27:00Z" w16du:dateUtc="2026-09-26T15:27:00Z">
            <w:rPr>
              <w:rFonts w:ascii="Cambria Math" w:hAnsi="Cambria Math"/>
            </w:rPr>
            <m:t>κ~</m:t>
          </w:ins>
        </m:r>
        <m:sSub>
          <m:sSubPr>
            <m:ctrlPr>
              <w:ins w:id="97" w:author="诗月 胡" w:date="2026-09-27T00:27:00Z" w16du:dateUtc="2026-09-26T15:27:00Z">
                <w:rPr>
                  <w:rFonts w:ascii="Cambria Math" w:hAnsi="Cambria Math"/>
                </w:rPr>
              </w:ins>
            </m:ctrlPr>
          </m:sSubPr>
          <m:e>
            <m:r>
              <w:ins w:id="98" w:author="诗月 胡" w:date="2026-09-27T00:27:00Z" w16du:dateUtc="2026-09-26T15:27:00Z">
                <w:rPr>
                  <w:rFonts w:ascii="Cambria Math" w:hAnsi="Cambria Math"/>
                </w:rPr>
                <m:t>ν</m:t>
              </w:ins>
            </m:r>
          </m:e>
          <m:sub>
            <m:r>
              <w:ins w:id="99" w:author="诗月 胡" w:date="2026-09-27T00:27:00Z" w16du:dateUtc="2026-09-26T15:27:00Z">
                <w:rPr>
                  <w:rFonts w:ascii="Cambria Math" w:hAnsi="Cambria Math"/>
                </w:rPr>
                <m:t>q</m:t>
              </w:ins>
            </m:r>
          </m:sub>
        </m:sSub>
      </m:oMath>
      <w:ins w:id="100" w:author="诗月 胡" w:date="2026-09-27T00:27:00Z" w16du:dateUtc="2026-09-26T15:27:00Z">
        <w:r>
          <w:rPr>
            <w:rFonts w:ascii="Times New Roman" w:hAnsi="Times New Roman" w:cs="Times New Roman"/>
          </w:rPr>
          <w:t xml:space="preserve"> is evaluated under both deterministic evaluators. If conditions (a) to (d) of Theorem 1 hold for every candidate in </w:t>
        </w:r>
      </w:ins>
      <m:oMath>
        <m:sSub>
          <m:sSubPr>
            <m:ctrlPr>
              <w:ins w:id="101" w:author="诗月 胡" w:date="2026-09-27T00:27:00Z" w16du:dateUtc="2026-09-26T15:27:00Z">
                <w:rPr>
                  <w:rFonts w:ascii="Cambria Math" w:hAnsi="Cambria Math"/>
                </w:rPr>
              </w:ins>
            </m:ctrlPr>
          </m:sSubPr>
          <m:e>
            <m:r>
              <w:ins w:id="102" w:author="诗月 胡" w:date="2026-09-27T00:27:00Z" w16du:dateUtc="2026-09-26T15:27:00Z">
                <m:rPr>
                  <m:scr m:val="script"/>
                </m:rPr>
                <w:rPr>
                  <w:rFonts w:ascii="Cambria Math" w:hAnsi="Cambria Math"/>
                </w:rPr>
                <m:t>K</m:t>
              </w:ins>
            </m:r>
          </m:e>
          <m:sub>
            <m:r>
              <w:ins w:id="103" w:author="诗月 胡" w:date="2026-09-27T00:27:00Z" w16du:dateUtc="2026-09-26T15:27:00Z">
                <w:rPr>
                  <w:rFonts w:ascii="Cambria Math" w:hAnsi="Cambria Math"/>
                </w:rPr>
                <m:t>q</m:t>
              </w:ins>
            </m:r>
          </m:sub>
        </m:sSub>
      </m:oMath>
      <w:ins w:id="104" w:author="诗月 胡" w:date="2026-09-27T00:27:00Z" w16du:dateUtc="2026-09-26T15:27:00Z">
        <w:r>
          <w:rPr>
            <w:rFonts w:ascii="Times New Roman" w:hAnsi="Times New Roman" w:cs="Times New Roman"/>
          </w:rPr>
          <w:t xml:space="preserve">, then </w:t>
        </w:r>
      </w:ins>
      <m:oMath>
        <m:sSub>
          <m:sSubPr>
            <m:ctrlPr>
              <w:ins w:id="105" w:author="诗月 胡" w:date="2026-09-27T00:27:00Z" w16du:dateUtc="2026-09-26T15:27:00Z">
                <w:rPr>
                  <w:rFonts w:ascii="Cambria Math" w:hAnsi="Cambria Math"/>
                </w:rPr>
              </w:ins>
            </m:ctrlPr>
          </m:sSubPr>
          <m:e>
            <m:r>
              <w:ins w:id="106" w:author="诗月 胡" w:date="2026-09-27T00:27:00Z" w16du:dateUtc="2026-09-26T15:27:00Z">
                <w:rPr>
                  <w:rFonts w:ascii="Cambria Math" w:hAnsi="Cambria Math"/>
                </w:rPr>
                <m:t>Y</m:t>
              </w:ins>
            </m:r>
          </m:e>
          <m:sub>
            <m:r>
              <w:ins w:id="107" w:author="诗月 胡" w:date="2026-09-27T00:27:00Z" w16du:dateUtc="2026-09-26T15:27:00Z">
                <w:rPr>
                  <w:rFonts w:ascii="Cambria Math" w:hAnsi="Cambria Math"/>
                </w:rPr>
                <m:t>κ</m:t>
              </w:ins>
            </m:r>
            <m:sSub>
              <m:sSubPr>
                <m:ctrlPr>
                  <w:ins w:id="108" w:author="诗月 胡" w:date="2026-09-27T00:27:00Z" w16du:dateUtc="2026-09-26T15:27:00Z">
                    <w:rPr>
                      <w:rFonts w:ascii="Cambria Math" w:hAnsi="Cambria Math"/>
                    </w:rPr>
                  </w:ins>
                </m:ctrlPr>
              </m:sSubPr>
              <m:e>
                <m:r>
                  <w:ins w:id="109" w:author="诗月 胡" w:date="2026-09-27T00:27:00Z" w16du:dateUtc="2026-09-26T15:27:00Z">
                    <w:rPr>
                      <w:rFonts w:ascii="Cambria Math" w:hAnsi="Cambria Math"/>
                    </w:rPr>
                    <m:t>M</m:t>
                  </w:ins>
                </m:r>
              </m:e>
              <m:sub>
                <m:r>
                  <w:ins w:id="110" w:author="诗月 胡" w:date="2026-09-27T00:27:00Z" w16du:dateUtc="2026-09-26T15:27:00Z">
                    <w:rPr>
                      <w:rFonts w:ascii="Cambria Math" w:hAnsi="Cambria Math"/>
                    </w:rPr>
                    <m:t>1</m:t>
                  </w:ins>
                </m:r>
              </m:sub>
            </m:sSub>
          </m:sub>
        </m:sSub>
        <m:r>
          <w:ins w:id="111" w:author="诗月 胡" w:date="2026-09-27T00:27:00Z" w16du:dateUtc="2026-09-26T15:27:00Z">
            <w:rPr>
              <w:rFonts w:ascii="Cambria Math" w:hAnsi="Cambria Math"/>
            </w:rPr>
            <m:t>≤</m:t>
          </w:ins>
        </m:r>
        <m:sSub>
          <m:sSubPr>
            <m:ctrlPr>
              <w:ins w:id="112" w:author="诗月 胡" w:date="2026-09-27T00:27:00Z" w16du:dateUtc="2026-09-26T15:27:00Z">
                <w:rPr>
                  <w:rFonts w:ascii="Cambria Math" w:hAnsi="Cambria Math"/>
                </w:rPr>
              </w:ins>
            </m:ctrlPr>
          </m:sSubPr>
          <m:e>
            <m:r>
              <w:ins w:id="113" w:author="诗月 胡" w:date="2026-09-27T00:27:00Z" w16du:dateUtc="2026-09-26T15:27:00Z">
                <w:rPr>
                  <w:rFonts w:ascii="Cambria Math" w:hAnsi="Cambria Math"/>
                </w:rPr>
                <m:t>Y</m:t>
              </w:ins>
            </m:r>
          </m:e>
          <m:sub>
            <m:r>
              <w:ins w:id="114" w:author="诗月 胡" w:date="2026-09-27T00:27:00Z" w16du:dateUtc="2026-09-26T15:27:00Z">
                <w:rPr>
                  <w:rFonts w:ascii="Cambria Math" w:hAnsi="Cambria Math"/>
                </w:rPr>
                <m:t>κ</m:t>
              </w:ins>
            </m:r>
            <m:sSub>
              <m:sSubPr>
                <m:ctrlPr>
                  <w:ins w:id="115" w:author="诗月 胡" w:date="2026-09-27T00:27:00Z" w16du:dateUtc="2026-09-26T15:27:00Z">
                    <w:rPr>
                      <w:rFonts w:ascii="Cambria Math" w:hAnsi="Cambria Math"/>
                    </w:rPr>
                  </w:ins>
                </m:ctrlPr>
              </m:sSubPr>
              <m:e>
                <m:r>
                  <w:ins w:id="116" w:author="诗月 胡" w:date="2026-09-27T00:27:00Z" w16du:dateUtc="2026-09-26T15:27:00Z">
                    <w:rPr>
                      <w:rFonts w:ascii="Cambria Math" w:hAnsi="Cambria Math"/>
                    </w:rPr>
                    <m:t>M</m:t>
                  </w:ins>
                </m:r>
              </m:e>
              <m:sub>
                <m:r>
                  <w:ins w:id="117" w:author="诗月 胡" w:date="2026-09-27T00:27:00Z" w16du:dateUtc="2026-09-26T15:27:00Z">
                    <w:rPr>
                      <w:rFonts w:ascii="Cambria Math" w:hAnsi="Cambria Math"/>
                    </w:rPr>
                    <m:t>2</m:t>
                  </w:ins>
                </m:r>
              </m:sub>
            </m:sSub>
          </m:sub>
        </m:sSub>
      </m:oMath>
      <w:ins w:id="118" w:author="诗月 胡" w:date="2026-09-27T00:27:00Z" w16du:dateUtc="2026-09-26T15:27:00Z">
        <w:r>
          <w:rPr>
            <w:rFonts w:ascii="Times New Roman" w:hAnsi="Times New Roman" w:cs="Times New Roman"/>
          </w:rPr>
          <w:t xml:space="preserve"> almost surely. The class distribution function is </w:t>
        </w:r>
      </w:ins>
      <m:oMath>
        <m:sSub>
          <m:sSubPr>
            <m:ctrlPr>
              <w:ins w:id="119" w:author="诗月 胡" w:date="2026-09-27T00:27:00Z" w16du:dateUtc="2026-09-26T15:27:00Z">
                <w:rPr>
                  <w:rFonts w:ascii="Cambria Math" w:hAnsi="Cambria Math"/>
                </w:rPr>
              </w:ins>
            </m:ctrlPr>
          </m:sSubPr>
          <m:e>
            <m:r>
              <w:ins w:id="120" w:author="诗月 胡" w:date="2026-09-27T00:27:00Z" w16du:dateUtc="2026-09-26T15:27:00Z">
                <w:rPr>
                  <w:rFonts w:ascii="Cambria Math" w:hAnsi="Cambria Math"/>
                </w:rPr>
                <m:t>F</m:t>
              </w:ins>
            </m:r>
          </m:e>
          <m:sub>
            <m:r>
              <w:ins w:id="121" w:author="诗月 胡" w:date="2026-09-27T00:27:00Z" w16du:dateUtc="2026-09-26T15:27:00Z">
                <w:rPr>
                  <w:rFonts w:ascii="Cambria Math" w:hAnsi="Cambria Math"/>
                </w:rPr>
                <m:t>qi</m:t>
              </w:ins>
            </m:r>
          </m:sub>
        </m:sSub>
        <m:r>
          <w:ins w:id="122" w:author="诗月 胡" w:date="2026-09-27T00:27:00Z" w16du:dateUtc="2026-09-26T15:27:00Z">
            <w:rPr>
              <w:rFonts w:ascii="Cambria Math" w:hAnsi="Cambria Math"/>
            </w:rPr>
            <m:t>(t)=</m:t>
          </w:ins>
        </m:r>
        <m:sSub>
          <m:sSubPr>
            <m:ctrlPr>
              <w:ins w:id="123" w:author="诗月 胡" w:date="2026-09-27T00:27:00Z" w16du:dateUtc="2026-09-26T15:27:00Z">
                <w:rPr>
                  <w:rFonts w:ascii="Cambria Math" w:hAnsi="Cambria Math"/>
                </w:rPr>
              </w:ins>
            </m:ctrlPr>
          </m:sSubPr>
          <m:e>
            <m:r>
              <w:ins w:id="124" w:author="诗月 胡" w:date="2026-09-27T00:27:00Z" w16du:dateUtc="2026-09-26T15:27:00Z">
                <m:rPr>
                  <m:sty m:val="p"/>
                </m:rPr>
                <w:rPr>
                  <w:rFonts w:ascii="Cambria Math" w:hAnsi="Cambria Math"/>
                </w:rPr>
                <m:t>Pr</m:t>
              </w:ins>
            </m:r>
          </m:e>
          <m:sub>
            <m:r>
              <w:ins w:id="125" w:author="诗月 胡" w:date="2026-09-27T00:27:00Z" w16du:dateUtc="2026-09-26T15:27:00Z">
                <w:rPr>
                  <w:rFonts w:ascii="Cambria Math" w:hAnsi="Cambria Math"/>
                </w:rPr>
                <m:t>κ~</m:t>
              </w:ins>
            </m:r>
            <m:sSub>
              <m:sSubPr>
                <m:ctrlPr>
                  <w:ins w:id="126" w:author="诗月 胡" w:date="2026-09-27T00:27:00Z" w16du:dateUtc="2026-09-26T15:27:00Z">
                    <w:rPr>
                      <w:rFonts w:ascii="Cambria Math" w:hAnsi="Cambria Math"/>
                    </w:rPr>
                  </w:ins>
                </m:ctrlPr>
              </m:sSubPr>
              <m:e>
                <m:r>
                  <w:ins w:id="127" w:author="诗月 胡" w:date="2026-09-27T00:27:00Z" w16du:dateUtc="2026-09-26T15:27:00Z">
                    <w:rPr>
                      <w:rFonts w:ascii="Cambria Math" w:hAnsi="Cambria Math"/>
                    </w:rPr>
                    <m:t>ν</m:t>
                  </w:ins>
                </m:r>
              </m:e>
              <m:sub>
                <m:r>
                  <w:ins w:id="128" w:author="诗月 胡" w:date="2026-09-27T00:27:00Z" w16du:dateUtc="2026-09-26T15:27:00Z">
                    <w:rPr>
                      <w:rFonts w:ascii="Cambria Math" w:hAnsi="Cambria Math"/>
                    </w:rPr>
                    <m:t>q</m:t>
                  </w:ins>
                </m:r>
              </m:sub>
            </m:sSub>
          </m:sub>
        </m:sSub>
        <m:r>
          <w:ins w:id="129" w:author="诗月 胡" w:date="2026-09-27T00:27:00Z" w16du:dateUtc="2026-09-26T15:27:00Z">
            <w:rPr>
              <w:rFonts w:ascii="Cambria Math" w:hAnsi="Cambria Math"/>
            </w:rPr>
            <m:t>(</m:t>
          </w:ins>
        </m:r>
        <m:sSub>
          <m:sSubPr>
            <m:ctrlPr>
              <w:ins w:id="130" w:author="诗月 胡" w:date="2026-09-27T00:27:00Z" w16du:dateUtc="2026-09-26T15:27:00Z">
                <w:rPr>
                  <w:rFonts w:ascii="Cambria Math" w:hAnsi="Cambria Math"/>
                </w:rPr>
              </w:ins>
            </m:ctrlPr>
          </m:sSubPr>
          <m:e>
            <m:r>
              <w:ins w:id="131" w:author="诗月 胡" w:date="2026-09-27T00:27:00Z" w16du:dateUtc="2026-09-26T15:27:00Z">
                <w:rPr>
                  <w:rFonts w:ascii="Cambria Math" w:hAnsi="Cambria Math"/>
                </w:rPr>
                <m:t>Y</m:t>
              </w:ins>
            </m:r>
          </m:e>
          <m:sub>
            <m:r>
              <w:ins w:id="132" w:author="诗月 胡" w:date="2026-09-27T00:27:00Z" w16du:dateUtc="2026-09-26T15:27:00Z">
                <w:rPr>
                  <w:rFonts w:ascii="Cambria Math" w:hAnsi="Cambria Math"/>
                </w:rPr>
                <m:t>κ</m:t>
              </w:ins>
            </m:r>
            <m:sSub>
              <m:sSubPr>
                <m:ctrlPr>
                  <w:ins w:id="133" w:author="诗月 胡" w:date="2026-09-27T00:27:00Z" w16du:dateUtc="2026-09-26T15:27:00Z">
                    <w:rPr>
                      <w:rFonts w:ascii="Cambria Math" w:hAnsi="Cambria Math"/>
                    </w:rPr>
                  </w:ins>
                </m:ctrlPr>
              </m:sSubPr>
              <m:e>
                <m:r>
                  <w:ins w:id="134" w:author="诗月 胡" w:date="2026-09-27T00:27:00Z" w16du:dateUtc="2026-09-26T15:27:00Z">
                    <w:rPr>
                      <w:rFonts w:ascii="Cambria Math" w:hAnsi="Cambria Math"/>
                    </w:rPr>
                    <m:t>M</m:t>
                  </w:ins>
                </m:r>
              </m:e>
              <m:sub>
                <m:r>
                  <w:ins w:id="135" w:author="诗月 胡" w:date="2026-09-27T00:27:00Z" w16du:dateUtc="2026-09-26T15:27:00Z">
                    <w:rPr>
                      <w:rFonts w:ascii="Cambria Math" w:hAnsi="Cambria Math"/>
                    </w:rPr>
                    <m:t>i</m:t>
                  </w:ins>
                </m:r>
              </m:sub>
            </m:sSub>
          </m:sub>
        </m:sSub>
        <m:r>
          <w:ins w:id="136" w:author="诗月 胡" w:date="2026-09-27T00:27:00Z" w16du:dateUtc="2026-09-26T15:27:00Z">
            <w:rPr>
              <w:rFonts w:ascii="Cambria Math" w:hAnsi="Cambria Math"/>
            </w:rPr>
            <m:t>≤t)</m:t>
          </w:ins>
        </m:r>
      </m:oMath>
      <w:ins w:id="137" w:author="诗月 胡" w:date="2026-09-27T00:27:00Z" w16du:dateUtc="2026-09-26T15:27:00Z">
        <w:r>
          <w:rPr>
            <w:rFonts w:ascii="Times New Roman" w:hAnsi="Times New Roman" w:cs="Times New Roman"/>
          </w:rPr>
          <w:t>. The almost-sure comparison implies first-order stochastic ordering and, consequently, midpoint-median ordering:</w:t>
        </w:r>
      </w:ins>
    </w:p>
    <w:p w14:paraId="207BC9DF" w14:textId="77777777" w:rsidR="00766443" w:rsidRDefault="00766443">
      <w:pPr>
        <w:pStyle w:val="MTDisplayEquation"/>
        <w:rPr>
          <w:ins w:id="138" w:author="诗月 胡" w:date="2026-09-27T00:27:00Z" w16du:dateUtc="2026-09-26T15:27:00Z"/>
        </w:rPr>
      </w:pPr>
      <w:ins w:id="139" w:author="诗月 胡" w:date="2026-09-27T00:27:00Z" w16du:dateUtc="2026-09-26T15:27:00Z">
        <w:r>
          <w:tab/>
        </w:r>
      </w:ins>
      <m:oMath>
        <m:sSub>
          <m:sSubPr>
            <m:ctrlPr>
              <w:ins w:id="140" w:author="诗月 胡" w:date="2026-09-27T00:27:00Z" w16du:dateUtc="2026-09-26T15:27:00Z">
                <w:rPr>
                  <w:rFonts w:ascii="Cambria Math" w:hAnsi="Cambria Math"/>
                </w:rPr>
              </w:ins>
            </m:ctrlPr>
          </m:sSubPr>
          <m:e>
            <m:r>
              <w:ins w:id="141" w:author="诗月 胡" w:date="2026-09-27T00:27:00Z" w16du:dateUtc="2026-09-26T15:27:00Z">
                <w:rPr>
                  <w:rFonts w:ascii="Cambria Math" w:hAnsi="Cambria Math"/>
                </w:rPr>
                <m:t>F</m:t>
              </w:ins>
            </m:r>
          </m:e>
          <m:sub>
            <m:r>
              <w:ins w:id="142" w:author="诗月 胡" w:date="2026-09-27T00:27:00Z" w16du:dateUtc="2026-09-26T15:27:00Z">
                <w:rPr>
                  <w:rFonts w:ascii="Cambria Math" w:hAnsi="Cambria Math"/>
                </w:rPr>
                <m:t>q1</m:t>
              </w:ins>
            </m:r>
          </m:sub>
        </m:sSub>
        <m:r>
          <w:ins w:id="143" w:author="诗月 胡" w:date="2026-09-27T00:27:00Z" w16du:dateUtc="2026-09-26T15:27:00Z">
            <w:rPr>
              <w:rFonts w:ascii="Cambria Math" w:hAnsi="Cambria Math"/>
            </w:rPr>
            <m:t>(t)≥</m:t>
          </w:ins>
        </m:r>
        <m:sSub>
          <m:sSubPr>
            <m:ctrlPr>
              <w:ins w:id="144" w:author="诗月 胡" w:date="2026-09-27T00:27:00Z" w16du:dateUtc="2026-09-26T15:27:00Z">
                <w:rPr>
                  <w:rFonts w:ascii="Cambria Math" w:hAnsi="Cambria Math"/>
                </w:rPr>
              </w:ins>
            </m:ctrlPr>
          </m:sSubPr>
          <m:e>
            <m:r>
              <w:ins w:id="145" w:author="诗月 胡" w:date="2026-09-27T00:27:00Z" w16du:dateUtc="2026-09-26T15:27:00Z">
                <w:rPr>
                  <w:rFonts w:ascii="Cambria Math" w:hAnsi="Cambria Math"/>
                </w:rPr>
                <m:t>F</m:t>
              </w:ins>
            </m:r>
          </m:e>
          <m:sub>
            <m:r>
              <w:ins w:id="146" w:author="诗月 胡" w:date="2026-09-27T00:27:00Z" w16du:dateUtc="2026-09-26T15:27:00Z">
                <w:rPr>
                  <w:rFonts w:ascii="Cambria Math" w:hAnsi="Cambria Math"/>
                </w:rPr>
                <m:t>q2</m:t>
              </w:ins>
            </m:r>
          </m:sub>
        </m:sSub>
        <m:r>
          <w:ins w:id="147" w:author="诗月 胡" w:date="2026-09-27T00:27:00Z" w16du:dateUtc="2026-09-26T15:27:00Z">
            <w:rPr>
              <w:rFonts w:ascii="Cambria Math" w:hAnsi="Cambria Math"/>
            </w:rPr>
            <m:t>(t)</m:t>
          </w:ins>
        </m:r>
        <m:r>
          <w:ins w:id="148" w:author="诗月 胡" w:date="2026-09-27T00:27:00Z" w16du:dateUtc="2026-09-26T15:27:00Z">
            <m:rPr>
              <m:nor/>
            </m:rPr>
            <m:t> for all </m:t>
          </w:ins>
        </m:r>
        <m:r>
          <w:ins w:id="149" w:author="诗月 胡" w:date="2026-09-27T00:27:00Z" w16du:dateUtc="2026-09-26T15:27:00Z">
            <w:rPr>
              <w:rFonts w:ascii="Cambria Math" w:hAnsi="Cambria Math"/>
            </w:rPr>
            <m:t>t,</m:t>
          </w:ins>
        </m:r>
        <m:r>
          <w:ins w:id="150" w:author="诗月 胡" w:date="2026-09-27T00:27:00Z" w16du:dateUtc="2026-09-26T15:27:00Z">
            <m:rPr>
              <m:nor/>
            </m:rPr>
            <m:t>  </m:t>
          </w:ins>
        </m:r>
        <m:sSubSup>
          <m:sSubSupPr>
            <m:ctrlPr>
              <w:ins w:id="151" w:author="诗月 胡" w:date="2026-09-27T00:27:00Z" w16du:dateUtc="2026-09-26T15:27:00Z">
                <w:rPr>
                  <w:rFonts w:ascii="Cambria Math" w:hAnsi="Cambria Math"/>
                </w:rPr>
              </w:ins>
            </m:ctrlPr>
          </m:sSubSupPr>
          <m:e>
            <m:r>
              <w:ins w:id="152" w:author="诗月 胡" w:date="2026-09-27T00:27:00Z" w16du:dateUtc="2026-09-26T15:27:00Z">
                <w:rPr>
                  <w:rFonts w:ascii="Cambria Math" w:hAnsi="Cambria Math"/>
                </w:rPr>
                <m:t>μ</m:t>
              </w:ins>
            </m:r>
          </m:e>
          <m:sub>
            <m:r>
              <w:ins w:id="153" w:author="诗月 胡" w:date="2026-09-27T00:27:00Z" w16du:dateUtc="2026-09-26T15:27:00Z">
                <w:rPr>
                  <w:rFonts w:ascii="Cambria Math" w:hAnsi="Cambria Math"/>
                </w:rPr>
                <m:t>q</m:t>
              </w:ins>
            </m:r>
            <m:sSub>
              <m:sSubPr>
                <m:ctrlPr>
                  <w:ins w:id="154" w:author="诗月 胡" w:date="2026-09-27T00:27:00Z" w16du:dateUtc="2026-09-26T15:27:00Z">
                    <w:rPr>
                      <w:rFonts w:ascii="Cambria Math" w:hAnsi="Cambria Math"/>
                    </w:rPr>
                  </w:ins>
                </m:ctrlPr>
              </m:sSubPr>
              <m:e>
                <m:r>
                  <w:ins w:id="155" w:author="诗月 胡" w:date="2026-09-27T00:27:00Z" w16du:dateUtc="2026-09-26T15:27:00Z">
                    <w:rPr>
                      <w:rFonts w:ascii="Cambria Math" w:hAnsi="Cambria Math"/>
                    </w:rPr>
                    <m:t>M</m:t>
                  </w:ins>
                </m:r>
              </m:e>
              <m:sub>
                <m:r>
                  <w:ins w:id="156" w:author="诗月 胡" w:date="2026-09-27T00:27:00Z" w16du:dateUtc="2026-09-26T15:27:00Z">
                    <w:rPr>
                      <w:rFonts w:ascii="Cambria Math" w:hAnsi="Cambria Math"/>
                    </w:rPr>
                    <m:t>1</m:t>
                  </w:ins>
                </m:r>
              </m:sub>
            </m:sSub>
          </m:sub>
          <m:sup>
            <m:r>
              <w:ins w:id="157" w:author="诗月 胡" w:date="2026-09-27T00:27:00Z" w16du:dateUtc="2026-09-26T15:27:00Z">
                <w:rPr>
                  <w:rFonts w:ascii="Cambria Math" w:hAnsi="Cambria Math"/>
                </w:rPr>
                <m:t>0.5</m:t>
              </w:ins>
            </m:r>
          </m:sup>
        </m:sSubSup>
        <m:r>
          <w:ins w:id="158" w:author="诗月 胡" w:date="2026-09-27T00:27:00Z" w16du:dateUtc="2026-09-26T15:27:00Z">
            <w:rPr>
              <w:rFonts w:ascii="Cambria Math" w:hAnsi="Cambria Math"/>
            </w:rPr>
            <m:t>≤</m:t>
          </w:ins>
        </m:r>
        <m:sSubSup>
          <m:sSubSupPr>
            <m:ctrlPr>
              <w:ins w:id="159" w:author="诗月 胡" w:date="2026-09-27T00:27:00Z" w16du:dateUtc="2026-09-26T15:27:00Z">
                <w:rPr>
                  <w:rFonts w:ascii="Cambria Math" w:hAnsi="Cambria Math"/>
                </w:rPr>
              </w:ins>
            </m:ctrlPr>
          </m:sSubSupPr>
          <m:e>
            <m:r>
              <w:ins w:id="160" w:author="诗月 胡" w:date="2026-09-27T00:27:00Z" w16du:dateUtc="2026-09-26T15:27:00Z">
                <w:rPr>
                  <w:rFonts w:ascii="Cambria Math" w:hAnsi="Cambria Math"/>
                </w:rPr>
                <m:t>μ</m:t>
              </w:ins>
            </m:r>
          </m:e>
          <m:sub>
            <m:r>
              <w:ins w:id="161" w:author="诗月 胡" w:date="2026-09-27T00:27:00Z" w16du:dateUtc="2026-09-26T15:27:00Z">
                <w:rPr>
                  <w:rFonts w:ascii="Cambria Math" w:hAnsi="Cambria Math"/>
                </w:rPr>
                <m:t>q</m:t>
              </w:ins>
            </m:r>
            <m:sSub>
              <m:sSubPr>
                <m:ctrlPr>
                  <w:ins w:id="162" w:author="诗月 胡" w:date="2026-09-27T00:27:00Z" w16du:dateUtc="2026-09-26T15:27:00Z">
                    <w:rPr>
                      <w:rFonts w:ascii="Cambria Math" w:hAnsi="Cambria Math"/>
                    </w:rPr>
                  </w:ins>
                </m:ctrlPr>
              </m:sSubPr>
              <m:e>
                <m:r>
                  <w:ins w:id="163" w:author="诗月 胡" w:date="2026-09-27T00:27:00Z" w16du:dateUtc="2026-09-26T15:27:00Z">
                    <w:rPr>
                      <w:rFonts w:ascii="Cambria Math" w:hAnsi="Cambria Math"/>
                    </w:rPr>
                    <m:t>M</m:t>
                  </w:ins>
                </m:r>
              </m:e>
              <m:sub>
                <m:r>
                  <w:ins w:id="164" w:author="诗月 胡" w:date="2026-09-27T00:27:00Z" w16du:dateUtc="2026-09-26T15:27:00Z">
                    <w:rPr>
                      <w:rFonts w:ascii="Cambria Math" w:hAnsi="Cambria Math"/>
                    </w:rPr>
                    <m:t>2</m:t>
                  </w:ins>
                </m:r>
              </m:sub>
            </m:sSub>
          </m:sub>
          <m:sup>
            <m:r>
              <w:ins w:id="165" w:author="诗月 胡" w:date="2026-09-27T00:27:00Z" w16du:dateUtc="2026-09-26T15:27:00Z">
                <w:rPr>
                  <w:rFonts w:ascii="Cambria Math" w:hAnsi="Cambria Math"/>
                </w:rPr>
                <m:t>0.5</m:t>
              </w:ins>
            </m:r>
          </m:sup>
        </m:sSubSup>
        <m:r>
          <w:ins w:id="166" w:author="诗月 胡" w:date="2026-09-27T00:27:00Z" w16du:dateUtc="2026-09-26T15:27:00Z">
            <w:rPr>
              <w:rFonts w:ascii="Cambria Math" w:hAnsi="Cambria Math"/>
            </w:rPr>
            <m:t>.</m:t>
          </w:ins>
        </m:r>
      </m:oMath>
      <w:ins w:id="167"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(47)</w:instrText>
        </w:r>
        <w:r>
          <w:fldChar w:fldCharType="end"/>
        </w:r>
      </w:ins>
    </w:p>
    <w:p w14:paraId="47FC3997" w14:textId="77777777" w:rsidR="00766443" w:rsidRDefault="00766443">
      <w:pPr>
        <w:rPr>
          <w:ins w:id="168" w:author="诗月 胡" w:date="2026-09-27T00:27:00Z" w16du:dateUtc="2026-09-26T15:27:00Z"/>
        </w:rPr>
      </w:pPr>
      <w:ins w:id="169" w:author="诗月 胡" w:date="2026-09-27T00:27:00Z" w16du:dateUtc="2026-09-26T15:27:00Z">
        <w:r>
          <w:rPr>
            <w:rFonts w:ascii="Times New Roman" w:hAnsi="Times New Roman" w:cs="Times New Roman"/>
          </w:rPr>
          <w:t>Fig. 4 contrasts the sufficient ordering conditions with the two reversal mechanisms.</w:t>
        </w:r>
      </w:ins>
    </w:p>
    <w:p w14:paraId="323A3DEF" w14:textId="77777777" w:rsidR="00766443" w:rsidRDefault="00766443">
      <w:pPr>
        <w:jc w:val="center"/>
        <w:rPr>
          <w:ins w:id="170" w:author="诗月 胡" w:date="2026-09-27T00:27:00Z" w16du:dateUtc="2026-09-26T15:27:00Z"/>
        </w:rPr>
      </w:pPr>
      <w:ins w:id="171" w:author="诗月 胡" w:date="2026-09-27T00:27:00Z" w16du:dateUtc="2026-09-26T15:27:00Z">
        <w:r>
          <w:rPr>
            <w:noProof/>
          </w:rPr>
          <w:drawing>
            <wp:inline distT="0" distB="0" distL="0" distR="0" wp14:anchorId="080921A2" wp14:editId="615BF3BB">
              <wp:extent cx="5400000" cy="3039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rdering_mechanisms_v1.png"/>
                      <pic:cNvPicPr/>
                    </pic:nvPicPr>
                    <pic:blipFill>
                      <a:blip r:embed="rId296"/>
                      <a:stretch>
                        <a:fillRect/>
                      </a:stretch>
                    </pic:blipFill>
                    <pic:spPr>
                      <a:xfrm>
                        <a:off x="0" y="0"/>
                        <a:ext cx="5400000" cy="3039115"/>
                      </a:xfrm>
                      <a:prstGeom prst="rect">
                        <a:avLst/>
                      </a:prstGeom>
                    </pic:spPr>
                  </pic:pic>
                </a:graphicData>
              </a:graphic>
            </wp:inline>
          </w:drawing>
        </w:r>
      </w:ins>
    </w:p>
    <w:p w14:paraId="7F66B8C3" w14:textId="77777777" w:rsidR="00766443" w:rsidRDefault="00766443">
      <w:pPr>
        <w:jc w:val="center"/>
        <w:rPr>
          <w:ins w:id="172" w:author="诗月 胡" w:date="2026-09-27T00:27:00Z" w16du:dateUtc="2026-09-26T15:27:00Z"/>
        </w:rPr>
      </w:pPr>
      <w:commentRangeStart w:id="173"/>
      <w:ins w:id="174" w:author="诗月 胡" w:date="2026-09-27T00:27:00Z" w16du:dateUtc="2026-09-26T15:27:00Z">
        <w:r>
          <w:rPr>
            <w:rFonts w:ascii="Times New Roman" w:hAnsi="Times New Roman" w:cs="Times New Roman"/>
          </w:rPr>
          <w:t xml:space="preserve">Fig. 4. Conditional ordering and two reversal mechanisms. (a) From a common initial state, the same recorded sequence and AMR assignments, together with no batch overtaking and no </w:t>
        </w:r>
      </w:ins>
      <m:oMath>
        <m:sSub>
          <m:sSubPr>
            <m:ctrlPr>
              <w:ins w:id="175" w:author="诗月 胡" w:date="2026-09-27T00:27:00Z" w16du:dateUtc="2026-09-26T15:27:00Z">
                <w:rPr>
                  <w:rFonts w:ascii="Cambria Math" w:hAnsi="Cambria Math"/>
                </w:rPr>
              </w:ins>
            </m:ctrlPr>
          </m:sSubPr>
          <m:e>
            <m:r>
              <w:ins w:id="176" w:author="诗月 胡" w:date="2026-09-27T00:27:00Z" w16du:dateUtc="2026-09-26T15:27:00Z">
                <w:rPr>
                  <w:rFonts w:ascii="Cambria Math" w:hAnsi="Cambria Math"/>
                </w:rPr>
                <m:t>M</m:t>
              </w:ins>
            </m:r>
          </m:e>
          <m:sub>
            <m:r>
              <w:ins w:id="177" w:author="诗月 胡" w:date="2026-09-27T00:27:00Z" w16du:dateUtc="2026-09-26T15:27:00Z">
                <w:rPr>
                  <w:rFonts w:ascii="Cambria Math" w:hAnsi="Cambria Math"/>
                </w:rPr>
                <m:t>1</m:t>
              </w:ins>
            </m:r>
          </m:sub>
        </m:sSub>
      </m:oMath>
      <w:ins w:id="178" w:author="诗月 胡" w:date="2026-09-27T00:27:00Z" w16du:dateUtc="2026-09-26T15:27:00Z">
        <w:r>
          <w:rPr>
            <w:rFonts w:ascii="Times New Roman" w:hAnsi="Times New Roman" w:cs="Times New Roman"/>
          </w:rPr>
          <w:t xml:space="preserve"> repositioning disadvantage, imply request and wave completion ordering. The conditions holding for every candidate in a class also imply class-median ordering. (b) Batch overtaking gives wave makespans of 26 s under </w:t>
        </w:r>
      </w:ins>
      <m:oMath>
        <m:sSub>
          <m:sSubPr>
            <m:ctrlPr>
              <w:ins w:id="179" w:author="诗月 胡" w:date="2026-09-27T00:27:00Z" w16du:dateUtc="2026-09-26T15:27:00Z">
                <w:rPr>
                  <w:rFonts w:ascii="Cambria Math" w:hAnsi="Cambria Math"/>
                </w:rPr>
              </w:ins>
            </m:ctrlPr>
          </m:sSubPr>
          <m:e>
            <m:r>
              <w:ins w:id="180" w:author="诗月 胡" w:date="2026-09-27T00:27:00Z" w16du:dateUtc="2026-09-26T15:27:00Z">
                <w:rPr>
                  <w:rFonts w:ascii="Cambria Math" w:hAnsi="Cambria Math"/>
                </w:rPr>
                <m:t>M</m:t>
              </w:ins>
            </m:r>
          </m:e>
          <m:sub>
            <m:r>
              <w:ins w:id="181" w:author="诗月 胡" w:date="2026-09-27T00:27:00Z" w16du:dateUtc="2026-09-26T15:27:00Z">
                <w:rPr>
                  <w:rFonts w:ascii="Cambria Math" w:hAnsi="Cambria Math"/>
                </w:rPr>
                <m:t>1</m:t>
              </w:ins>
            </m:r>
          </m:sub>
        </m:sSub>
      </m:oMath>
      <w:ins w:id="182" w:author="诗月 胡" w:date="2026-09-27T00:27:00Z" w16du:dateUtc="2026-09-26T15:27:00Z">
        <w:r>
          <w:rPr>
            <w:rFonts w:ascii="Times New Roman" w:hAnsi="Times New Roman" w:cs="Times New Roman"/>
          </w:rPr>
          <w:t xml:space="preserve"> and 24 s under </w:t>
        </w:r>
      </w:ins>
      <m:oMath>
        <m:sSub>
          <m:sSubPr>
            <m:ctrlPr>
              <w:ins w:id="183" w:author="诗月 胡" w:date="2026-09-27T00:27:00Z" w16du:dateUtc="2026-09-26T15:27:00Z">
                <w:rPr>
                  <w:rFonts w:ascii="Cambria Math" w:hAnsi="Cambria Math"/>
                </w:rPr>
              </w:ins>
            </m:ctrlPr>
          </m:sSubPr>
          <m:e>
            <m:r>
              <w:ins w:id="184" w:author="诗月 胡" w:date="2026-09-27T00:27:00Z" w16du:dateUtc="2026-09-26T15:27:00Z">
                <w:rPr>
                  <w:rFonts w:ascii="Cambria Math" w:hAnsi="Cambria Math"/>
                </w:rPr>
                <m:t>M</m:t>
              </w:ins>
            </m:r>
          </m:e>
          <m:sub>
            <m:r>
              <w:ins w:id="185" w:author="诗月 胡" w:date="2026-09-27T00:27:00Z" w16du:dateUtc="2026-09-26T15:27:00Z">
                <w:rPr>
                  <w:rFonts w:ascii="Cambria Math" w:hAnsi="Cambria Math"/>
                </w:rPr>
                <m:t>2</m:t>
              </w:ins>
            </m:r>
          </m:sub>
        </m:sSub>
      </m:oMath>
      <w:ins w:id="186" w:author="诗月 胡" w:date="2026-09-27T00:27:00Z" w16du:dateUtc="2026-09-26T15:27:00Z">
        <w:r>
          <w:rPr>
            <w:rFonts w:ascii="Times New Roman" w:hAnsi="Times New Roman" w:cs="Times New Roman"/>
          </w:rPr>
          <w:t>. (c) Adverse repositioning gives 103 s and 68 s, respectively; event times are exact, while horizontal spacing is schematic. These examples violate different sufficient conditions; a violated condition alone does not guarantee reversal.</w:t>
        </w:r>
      </w:ins>
      <w:commentRangeEnd w:id="173"/>
      <w:r>
        <w:rPr>
          <w:rStyle w:val="af6"/>
          <w:szCs w:val="22"/>
        </w:rPr>
        <w:commentReference w:id="173"/>
      </w:r>
    </w:p>
    <w:p w14:paraId="22CB00DC" w14:textId="77777777" w:rsidR="00766443" w:rsidRDefault="00766443">
      <w:pPr>
        <w:rPr>
          <w:ins w:id="187" w:author="诗月 胡" w:date="2026-09-27T00:27:00Z" w16du:dateUtc="2026-09-26T15:27:00Z"/>
        </w:rPr>
      </w:pPr>
      <w:ins w:id="188" w:author="诗月 胡" w:date="2026-09-27T00:27:00Z" w16du:dateUtc="2026-09-26T15:27:00Z">
        <w:r>
          <w:rPr>
            <w:rFonts w:ascii="Times New Roman" w:hAnsi="Times New Roman" w:cs="Times New Roman"/>
            <w:b/>
          </w:rPr>
          <w:t>4.4 Properties of robust selection</w:t>
        </w:r>
      </w:ins>
    </w:p>
    <w:p w14:paraId="60ECC0AD" w14:textId="77777777" w:rsidR="00766443" w:rsidRDefault="00766443">
      <w:pPr>
        <w:rPr>
          <w:ins w:id="189" w:author="诗月 胡" w:date="2026-09-27T00:27:00Z" w16du:dateUtc="2026-09-26T15:27:00Z"/>
        </w:rPr>
      </w:pPr>
      <w:ins w:id="190" w:author="诗月 胡" w:date="2026-09-27T00:27:00Z" w16du:dateUtc="2026-09-26T15:27:00Z">
        <w:r>
          <w:rPr>
            <w:rFonts w:ascii="Times New Roman" w:hAnsi="Times New Roman" w:cs="Times New Roman"/>
            <w:b/>
          </w:rPr>
          <w:t>4.4.1 Reduction under ordered evaluator scores</w:t>
        </w:r>
      </w:ins>
    </w:p>
    <w:p w14:paraId="75A894FF" w14:textId="77777777" w:rsidR="00766443" w:rsidRDefault="00766443">
      <w:pPr>
        <w:rPr>
          <w:ins w:id="191" w:author="诗月 胡" w:date="2026-09-27T00:27:00Z" w16du:dateUtc="2026-09-26T15:27:00Z"/>
        </w:rPr>
      </w:pPr>
      <w:ins w:id="192" w:author="诗月 胡" w:date="2026-09-27T00:27:00Z" w16du:dateUtc="2026-09-26T15:27:00Z">
        <w:r>
          <w:rPr>
            <w:rFonts w:ascii="Times New Roman" w:hAnsi="Times New Roman" w:cs="Times New Roman"/>
          </w:rPr>
          <w:t xml:space="preserve">    The procedure in Section 4.1 compares both deterministic class medians. The ordering analysis in Section 4.3 motivates examining when one evaluator alone determines the robust score. The relevant medians, robust score, and conservative choice are denoted by</w:t>
        </w:r>
      </w:ins>
    </w:p>
    <w:p w14:paraId="5F68E6E8" w14:textId="77777777" w:rsidR="00766443" w:rsidRDefault="00766443">
      <w:pPr>
        <w:pStyle w:val="MTDisplayEquation"/>
        <w:rPr>
          <w:ins w:id="193" w:author="诗月 胡" w:date="2026-09-27T00:27:00Z" w16du:dateUtc="2026-09-26T15:27:00Z"/>
        </w:rPr>
      </w:pPr>
      <w:ins w:id="194" w:author="诗月 胡" w:date="2026-09-27T00:27:00Z" w16du:dateUtc="2026-09-26T15:27:00Z">
        <w:r>
          <w:tab/>
        </w:r>
      </w:ins>
      <m:oMath>
        <m:sSub>
          <m:sSubPr>
            <m:ctrlPr>
              <w:ins w:id="195" w:author="诗月 胡" w:date="2026-09-27T00:27:00Z" w16du:dateUtc="2026-09-26T15:27:00Z">
                <w:rPr>
                  <w:rFonts w:ascii="Cambria Math" w:hAnsi="Cambria Math"/>
                </w:rPr>
              </w:ins>
            </m:ctrlPr>
          </m:sSubPr>
          <m:e>
            <m:r>
              <w:ins w:id="196" w:author="诗月 胡" w:date="2026-09-27T00:27:00Z" w16du:dateUtc="2026-09-26T15:27:00Z">
                <w:rPr>
                  <w:rFonts w:ascii="Cambria Math" w:hAnsi="Cambria Math"/>
                </w:rPr>
                <m:t>a</m:t>
              </w:ins>
            </m:r>
          </m:e>
          <m:sub>
            <m:r>
              <w:ins w:id="197" w:author="诗月 胡" w:date="2026-09-27T00:27:00Z" w16du:dateUtc="2026-09-26T15:27:00Z">
                <w:rPr>
                  <w:rFonts w:ascii="Cambria Math" w:hAnsi="Cambria Math"/>
                </w:rPr>
                <m:t>q</m:t>
              </w:ins>
            </m:r>
          </m:sub>
        </m:sSub>
        <m:r>
          <w:ins w:id="198" w:author="诗月 胡" w:date="2026-09-27T00:27:00Z" w16du:dateUtc="2026-09-26T15:27:00Z">
            <w:rPr>
              <w:rFonts w:ascii="Cambria Math" w:hAnsi="Cambria Math"/>
            </w:rPr>
            <m:t>=</m:t>
          </w:ins>
        </m:r>
        <m:sSubSup>
          <m:sSubSupPr>
            <m:ctrlPr>
              <w:ins w:id="199" w:author="诗月 胡" w:date="2026-09-27T00:27:00Z" w16du:dateUtc="2026-09-26T15:27:00Z">
                <w:rPr>
                  <w:rFonts w:ascii="Cambria Math" w:hAnsi="Cambria Math"/>
                </w:rPr>
              </w:ins>
            </m:ctrlPr>
          </m:sSubSupPr>
          <m:e>
            <m:r>
              <w:ins w:id="200" w:author="诗月 胡" w:date="2026-09-27T00:27:00Z" w16du:dateUtc="2026-09-26T15:27:00Z">
                <w:rPr>
                  <w:rFonts w:ascii="Cambria Math" w:hAnsi="Cambria Math"/>
                </w:rPr>
                <m:t>μ</m:t>
              </w:ins>
            </m:r>
          </m:e>
          <m:sub>
            <m:r>
              <w:ins w:id="201" w:author="诗月 胡" w:date="2026-09-27T00:27:00Z" w16du:dateUtc="2026-09-26T15:27:00Z">
                <w:rPr>
                  <w:rFonts w:ascii="Cambria Math" w:hAnsi="Cambria Math"/>
                </w:rPr>
                <m:t>q</m:t>
              </w:ins>
            </m:r>
            <m:sSub>
              <m:sSubPr>
                <m:ctrlPr>
                  <w:ins w:id="202" w:author="诗月 胡" w:date="2026-09-27T00:27:00Z" w16du:dateUtc="2026-09-26T15:27:00Z">
                    <w:rPr>
                      <w:rFonts w:ascii="Cambria Math" w:hAnsi="Cambria Math"/>
                    </w:rPr>
                  </w:ins>
                </m:ctrlPr>
              </m:sSubPr>
              <m:e>
                <m:r>
                  <w:ins w:id="203" w:author="诗月 胡" w:date="2026-09-27T00:27:00Z" w16du:dateUtc="2026-09-26T15:27:00Z">
                    <w:rPr>
                      <w:rFonts w:ascii="Cambria Math" w:hAnsi="Cambria Math"/>
                    </w:rPr>
                    <m:t>M</m:t>
                  </w:ins>
                </m:r>
              </m:e>
              <m:sub>
                <m:r>
                  <w:ins w:id="204" w:author="诗月 胡" w:date="2026-09-27T00:27:00Z" w16du:dateUtc="2026-09-26T15:27:00Z">
                    <w:rPr>
                      <w:rFonts w:ascii="Cambria Math" w:hAnsi="Cambria Math"/>
                    </w:rPr>
                    <m:t>1</m:t>
                  </w:ins>
                </m:r>
              </m:sub>
            </m:sSub>
          </m:sub>
          <m:sup>
            <m:r>
              <w:ins w:id="205" w:author="诗月 胡" w:date="2026-09-27T00:27:00Z" w16du:dateUtc="2026-09-26T15:27:00Z">
                <w:rPr>
                  <w:rFonts w:ascii="Cambria Math" w:hAnsi="Cambria Math"/>
                </w:rPr>
                <m:t>0.5</m:t>
              </w:ins>
            </m:r>
          </m:sup>
        </m:sSubSup>
        <m:r>
          <w:ins w:id="206" w:author="诗月 胡" w:date="2026-09-27T00:27:00Z" w16du:dateUtc="2026-09-26T15:27:00Z">
            <w:rPr>
              <w:rFonts w:ascii="Cambria Math" w:hAnsi="Cambria Math"/>
            </w:rPr>
            <m:t>,</m:t>
          </w:ins>
        </m:r>
        <m:r>
          <w:ins w:id="207" w:author="诗月 胡" w:date="2026-09-27T00:27:00Z" w16du:dateUtc="2026-09-26T15:27:00Z">
            <m:rPr>
              <m:nor/>
            </m:rPr>
            <m:t>  </m:t>
          </w:ins>
        </m:r>
        <m:sSub>
          <m:sSubPr>
            <m:ctrlPr>
              <w:ins w:id="208" w:author="诗月 胡" w:date="2026-09-27T00:27:00Z" w16du:dateUtc="2026-09-26T15:27:00Z">
                <w:rPr>
                  <w:rFonts w:ascii="Cambria Math" w:hAnsi="Cambria Math"/>
                </w:rPr>
              </w:ins>
            </m:ctrlPr>
          </m:sSubPr>
          <m:e>
            <m:r>
              <w:ins w:id="209" w:author="诗月 胡" w:date="2026-09-27T00:27:00Z" w16du:dateUtc="2026-09-26T15:27:00Z">
                <w:rPr>
                  <w:rFonts w:ascii="Cambria Math" w:hAnsi="Cambria Math"/>
                </w:rPr>
                <m:t>b</m:t>
              </w:ins>
            </m:r>
          </m:e>
          <m:sub>
            <m:r>
              <w:ins w:id="210" w:author="诗月 胡" w:date="2026-09-27T00:27:00Z" w16du:dateUtc="2026-09-26T15:27:00Z">
                <w:rPr>
                  <w:rFonts w:ascii="Cambria Math" w:hAnsi="Cambria Math"/>
                </w:rPr>
                <m:t>q</m:t>
              </w:ins>
            </m:r>
          </m:sub>
        </m:sSub>
        <m:r>
          <w:ins w:id="211" w:author="诗月 胡" w:date="2026-09-27T00:27:00Z" w16du:dateUtc="2026-09-26T15:27:00Z">
            <w:rPr>
              <w:rFonts w:ascii="Cambria Math" w:hAnsi="Cambria Math"/>
            </w:rPr>
            <m:t>=</m:t>
          </w:ins>
        </m:r>
        <m:sSubSup>
          <m:sSubSupPr>
            <m:ctrlPr>
              <w:ins w:id="212" w:author="诗月 胡" w:date="2026-09-27T00:27:00Z" w16du:dateUtc="2026-09-26T15:27:00Z">
                <w:rPr>
                  <w:rFonts w:ascii="Cambria Math" w:hAnsi="Cambria Math"/>
                </w:rPr>
              </w:ins>
            </m:ctrlPr>
          </m:sSubSupPr>
          <m:e>
            <m:r>
              <w:ins w:id="213" w:author="诗月 胡" w:date="2026-09-27T00:27:00Z" w16du:dateUtc="2026-09-26T15:27:00Z">
                <w:rPr>
                  <w:rFonts w:ascii="Cambria Math" w:hAnsi="Cambria Math"/>
                </w:rPr>
                <m:t>μ</m:t>
              </w:ins>
            </m:r>
          </m:e>
          <m:sub>
            <m:r>
              <w:ins w:id="214" w:author="诗月 胡" w:date="2026-09-27T00:27:00Z" w16du:dateUtc="2026-09-26T15:27:00Z">
                <w:rPr>
                  <w:rFonts w:ascii="Cambria Math" w:hAnsi="Cambria Math"/>
                </w:rPr>
                <m:t>q</m:t>
              </w:ins>
            </m:r>
            <m:sSub>
              <m:sSubPr>
                <m:ctrlPr>
                  <w:ins w:id="215" w:author="诗月 胡" w:date="2026-09-27T00:27:00Z" w16du:dateUtc="2026-09-26T15:27:00Z">
                    <w:rPr>
                      <w:rFonts w:ascii="Cambria Math" w:hAnsi="Cambria Math"/>
                    </w:rPr>
                  </w:ins>
                </m:ctrlPr>
              </m:sSubPr>
              <m:e>
                <m:r>
                  <w:ins w:id="216" w:author="诗月 胡" w:date="2026-09-27T00:27:00Z" w16du:dateUtc="2026-09-26T15:27:00Z">
                    <w:rPr>
                      <w:rFonts w:ascii="Cambria Math" w:hAnsi="Cambria Math"/>
                    </w:rPr>
                    <m:t>M</m:t>
                  </w:ins>
                </m:r>
              </m:e>
              <m:sub>
                <m:r>
                  <w:ins w:id="217" w:author="诗月 胡" w:date="2026-09-27T00:27:00Z" w16du:dateUtc="2026-09-26T15:27:00Z">
                    <w:rPr>
                      <w:rFonts w:ascii="Cambria Math" w:hAnsi="Cambria Math"/>
                    </w:rPr>
                    <m:t>2</m:t>
                  </w:ins>
                </m:r>
              </m:sub>
            </m:sSub>
          </m:sub>
          <m:sup>
            <m:r>
              <w:ins w:id="218" w:author="诗月 胡" w:date="2026-09-27T00:27:00Z" w16du:dateUtc="2026-09-26T15:27:00Z">
                <w:rPr>
                  <w:rFonts w:ascii="Cambria Math" w:hAnsi="Cambria Math"/>
                </w:rPr>
                <m:t>0.5</m:t>
              </w:ins>
            </m:r>
          </m:sup>
        </m:sSubSup>
        <m:r>
          <w:ins w:id="219" w:author="诗月 胡" w:date="2026-09-27T00:27:00Z" w16du:dateUtc="2026-09-26T15:27:00Z">
            <w:rPr>
              <w:rFonts w:ascii="Cambria Math" w:hAnsi="Cambria Math"/>
            </w:rPr>
            <m:t>,</m:t>
          </w:ins>
        </m:r>
        <m:r>
          <w:ins w:id="220" w:author="诗月 胡" w:date="2026-09-27T00:27:00Z" w16du:dateUtc="2026-09-26T15:27:00Z">
            <m:rPr>
              <m:nor/>
            </m:rPr>
            <m:t>  </m:t>
          </w:ins>
        </m:r>
        <m:sSub>
          <m:sSubPr>
            <m:ctrlPr>
              <w:ins w:id="221" w:author="诗月 胡" w:date="2026-09-27T00:27:00Z" w16du:dateUtc="2026-09-26T15:27:00Z">
                <w:rPr>
                  <w:rFonts w:ascii="Cambria Math" w:hAnsi="Cambria Math"/>
                </w:rPr>
              </w:ins>
            </m:ctrlPr>
          </m:sSubPr>
          <m:e>
            <m:r>
              <w:ins w:id="222" w:author="诗月 胡" w:date="2026-09-27T00:27:00Z" w16du:dateUtc="2026-09-26T15:27:00Z">
                <w:rPr>
                  <w:rFonts w:ascii="Cambria Math" w:hAnsi="Cambria Math"/>
                </w:rPr>
                <m:t>V</m:t>
              </w:ins>
            </m:r>
          </m:e>
          <m:sub>
            <m:r>
              <w:ins w:id="223" w:author="诗月 胡" w:date="2026-09-27T00:27:00Z" w16du:dateUtc="2026-09-26T15:27:00Z">
                <w:rPr>
                  <w:rFonts w:ascii="Cambria Math" w:hAnsi="Cambria Math"/>
                </w:rPr>
                <m:t>q</m:t>
              </w:ins>
            </m:r>
          </m:sub>
        </m:sSub>
        <m:r>
          <w:ins w:id="224" w:author="诗月 胡" w:date="2026-09-27T00:27:00Z" w16du:dateUtc="2026-09-26T15:27:00Z">
            <w:rPr>
              <w:rFonts w:ascii="Cambria Math" w:hAnsi="Cambria Math"/>
            </w:rPr>
            <m:t>=</m:t>
          </w:ins>
        </m:r>
        <m:r>
          <w:ins w:id="225" w:author="诗月 胡" w:date="2026-09-27T00:27:00Z" w16du:dateUtc="2026-09-26T15:27:00Z">
            <m:rPr>
              <m:sty m:val="p"/>
            </m:rPr>
            <w:rPr>
              <w:rFonts w:ascii="Cambria Math" w:hAnsi="Cambria Math"/>
            </w:rPr>
            <m:t>max</m:t>
          </w:ins>
        </m:r>
        <m:r>
          <w:ins w:id="226" w:author="诗月 胡" w:date="2026-09-27T00:27:00Z" w16du:dateUtc="2026-09-26T15:27:00Z">
            <w:rPr>
              <w:rFonts w:ascii="Cambria Math" w:hAnsi="Cambria Math"/>
            </w:rPr>
            <m:t>{</m:t>
          </w:ins>
        </m:r>
        <m:sSub>
          <m:sSubPr>
            <m:ctrlPr>
              <w:ins w:id="227" w:author="诗月 胡" w:date="2026-09-27T00:27:00Z" w16du:dateUtc="2026-09-26T15:27:00Z">
                <w:rPr>
                  <w:rFonts w:ascii="Cambria Math" w:hAnsi="Cambria Math"/>
                </w:rPr>
              </w:ins>
            </m:ctrlPr>
          </m:sSubPr>
          <m:e>
            <m:r>
              <w:ins w:id="228" w:author="诗月 胡" w:date="2026-09-27T00:27:00Z" w16du:dateUtc="2026-09-26T15:27:00Z">
                <w:rPr>
                  <w:rFonts w:ascii="Cambria Math" w:hAnsi="Cambria Math"/>
                </w:rPr>
                <m:t>a</m:t>
              </w:ins>
            </m:r>
          </m:e>
          <m:sub>
            <m:r>
              <w:ins w:id="229" w:author="诗月 胡" w:date="2026-09-27T00:27:00Z" w16du:dateUtc="2026-09-26T15:27:00Z">
                <w:rPr>
                  <w:rFonts w:ascii="Cambria Math" w:hAnsi="Cambria Math"/>
                </w:rPr>
                <m:t>q</m:t>
              </w:ins>
            </m:r>
          </m:sub>
        </m:sSub>
        <m:r>
          <w:ins w:id="230" w:author="诗月 胡" w:date="2026-09-27T00:27:00Z" w16du:dateUtc="2026-09-26T15:27:00Z">
            <w:rPr>
              <w:rFonts w:ascii="Cambria Math" w:hAnsi="Cambria Math"/>
            </w:rPr>
            <m:t>,</m:t>
          </w:ins>
        </m:r>
        <m:sSub>
          <m:sSubPr>
            <m:ctrlPr>
              <w:ins w:id="231" w:author="诗月 胡" w:date="2026-09-27T00:27:00Z" w16du:dateUtc="2026-09-26T15:27:00Z">
                <w:rPr>
                  <w:rFonts w:ascii="Cambria Math" w:hAnsi="Cambria Math"/>
                </w:rPr>
              </w:ins>
            </m:ctrlPr>
          </m:sSubPr>
          <m:e>
            <m:r>
              <w:ins w:id="232" w:author="诗月 胡" w:date="2026-09-27T00:27:00Z" w16du:dateUtc="2026-09-26T15:27:00Z">
                <w:rPr>
                  <w:rFonts w:ascii="Cambria Math" w:hAnsi="Cambria Math"/>
                </w:rPr>
                <m:t>b</m:t>
              </w:ins>
            </m:r>
          </m:e>
          <m:sub>
            <m:r>
              <w:ins w:id="233" w:author="诗月 胡" w:date="2026-09-27T00:27:00Z" w16du:dateUtc="2026-09-26T15:27:00Z">
                <w:rPr>
                  <w:rFonts w:ascii="Cambria Math" w:hAnsi="Cambria Math"/>
                </w:rPr>
                <m:t>q</m:t>
              </w:ins>
            </m:r>
          </m:sub>
        </m:sSub>
        <m:r>
          <w:ins w:id="234" w:author="诗月 胡" w:date="2026-09-27T00:27:00Z" w16du:dateUtc="2026-09-26T15:27:00Z">
            <w:rPr>
              <w:rFonts w:ascii="Cambria Math" w:hAnsi="Cambria Math"/>
            </w:rPr>
            <m:t>},</m:t>
          </w:ins>
        </m:r>
        <m:r>
          <w:ins w:id="235" w:author="诗月 胡" w:date="2026-09-27T00:27:00Z" w16du:dateUtc="2026-09-26T15:27:00Z">
            <m:rPr>
              <m:nor/>
            </m:rPr>
            <m:t>  </m:t>
          </w:ins>
        </m:r>
        <m:sSub>
          <m:sSubPr>
            <m:ctrlPr>
              <w:ins w:id="236" w:author="诗月 胡" w:date="2026-09-27T00:27:00Z" w16du:dateUtc="2026-09-26T15:27:00Z">
                <w:rPr>
                  <w:rFonts w:ascii="Cambria Math" w:hAnsi="Cambria Math"/>
                </w:rPr>
              </w:ins>
            </m:ctrlPr>
          </m:sSubPr>
          <m:e>
            <m:r>
              <w:ins w:id="237" w:author="诗月 胡" w:date="2026-09-27T00:27:00Z" w16du:dateUtc="2026-09-26T15:27:00Z">
                <w:rPr>
                  <w:rFonts w:ascii="Cambria Math" w:hAnsi="Cambria Math"/>
                </w:rPr>
                <m:t>q</m:t>
              </w:ins>
            </m:r>
          </m:e>
          <m:sub>
            <m:r>
              <w:ins w:id="238" w:author="诗月 胡" w:date="2026-09-27T00:27:00Z" w16du:dateUtc="2026-09-26T15:27:00Z">
                <w:rPr>
                  <w:rFonts w:ascii="Cambria Math" w:hAnsi="Cambria Math"/>
                </w:rPr>
                <m:t>H</m:t>
              </w:ins>
            </m:r>
          </m:sub>
        </m:sSub>
        <m:r>
          <w:ins w:id="239" w:author="诗月 胡" w:date="2026-09-27T00:27:00Z" w16du:dateUtc="2026-09-26T15:27:00Z">
            <w:rPr>
              <w:rFonts w:ascii="Cambria Math" w:hAnsi="Cambria Math"/>
            </w:rPr>
            <m:t>∈</m:t>
          </w:ins>
        </m:r>
        <m:limLow>
          <m:limLowPr>
            <m:ctrlPr>
              <w:ins w:id="240" w:author="诗月 胡" w:date="2026-09-27T00:27:00Z" w16du:dateUtc="2026-09-26T15:27:00Z">
                <w:rPr>
                  <w:rFonts w:ascii="Cambria Math" w:hAnsi="Cambria Math"/>
                </w:rPr>
              </w:ins>
            </m:ctrlPr>
          </m:limLowPr>
          <m:e>
            <m:r>
              <w:ins w:id="241" w:author="诗月 胡" w:date="2026-09-27T00:27:00Z" w16du:dateUtc="2026-09-26T15:27:00Z">
                <m:rPr>
                  <m:sty m:val="p"/>
                </m:rPr>
                <w:rPr>
                  <w:rFonts w:ascii="Cambria Math" w:hAnsi="Cambria Math"/>
                </w:rPr>
                <m:t>arg</m:t>
              </w:ins>
            </m:r>
            <m:r>
              <w:ins w:id="242" w:author="诗月 胡" w:date="2026-09-27T00:27:00Z" w16du:dateUtc="2026-09-26T15:27:00Z">
                <m:rPr>
                  <m:nor/>
                </m:rPr>
                <m:t> </m:t>
              </w:ins>
            </m:r>
            <m:r>
              <w:ins w:id="243" w:author="诗月 胡" w:date="2026-09-27T00:27:00Z" w16du:dateUtc="2026-09-26T15:27:00Z">
                <m:rPr>
                  <m:sty m:val="p"/>
                </m:rPr>
                <w:rPr>
                  <w:rFonts w:ascii="Cambria Math" w:hAnsi="Cambria Math"/>
                </w:rPr>
                <m:t>min</m:t>
              </w:ins>
            </m:r>
          </m:e>
          <m:lim>
            <m:r>
              <w:ins w:id="244" w:author="诗月 胡" w:date="2026-09-27T00:27:00Z" w16du:dateUtc="2026-09-26T15:27:00Z">
                <w:rPr>
                  <w:rFonts w:ascii="Cambria Math" w:hAnsi="Cambria Math"/>
                </w:rPr>
                <m:t>q∈</m:t>
              </w:ins>
            </m:r>
            <m:r>
              <w:ins w:id="245" w:author="诗月 胡" w:date="2026-09-27T00:27:00Z" w16du:dateUtc="2026-09-26T15:27:00Z">
                <m:rPr>
                  <m:scr m:val="script"/>
                </m:rPr>
                <w:rPr>
                  <w:rFonts w:ascii="Cambria Math" w:hAnsi="Cambria Math"/>
                </w:rPr>
                <m:t>Q</m:t>
              </w:ins>
            </m:r>
          </m:lim>
        </m:limLow>
        <m:r>
          <w:ins w:id="246" w:author="诗月 胡" w:date="2026-09-27T00:27:00Z" w16du:dateUtc="2026-09-26T15:27:00Z">
            <m:rPr>
              <m:nor/>
            </m:rPr>
            <m:t> </m:t>
          </w:ins>
        </m:r>
        <m:sSub>
          <m:sSubPr>
            <m:ctrlPr>
              <w:ins w:id="247" w:author="诗月 胡" w:date="2026-09-27T00:27:00Z" w16du:dateUtc="2026-09-26T15:27:00Z">
                <w:rPr>
                  <w:rFonts w:ascii="Cambria Math" w:hAnsi="Cambria Math"/>
                </w:rPr>
              </w:ins>
            </m:ctrlPr>
          </m:sSubPr>
          <m:e>
            <m:r>
              <w:ins w:id="248" w:author="诗月 胡" w:date="2026-09-27T00:27:00Z" w16du:dateUtc="2026-09-26T15:27:00Z">
                <w:rPr>
                  <w:rFonts w:ascii="Cambria Math" w:hAnsi="Cambria Math"/>
                </w:rPr>
                <m:t>b</m:t>
              </w:ins>
            </m:r>
          </m:e>
          <m:sub>
            <m:r>
              <w:ins w:id="249" w:author="诗月 胡" w:date="2026-09-27T00:27:00Z" w16du:dateUtc="2026-09-26T15:27:00Z">
                <w:rPr>
                  <w:rFonts w:ascii="Cambria Math" w:hAnsi="Cambria Math"/>
                </w:rPr>
                <m:t>q</m:t>
              </w:ins>
            </m:r>
          </m:sub>
        </m:sSub>
        <m:r>
          <w:ins w:id="250" w:author="诗月 胡" w:date="2026-09-27T00:27:00Z" w16du:dateUtc="2026-09-26T15:27:00Z">
            <w:rPr>
              <w:rFonts w:ascii="Cambria Math" w:hAnsi="Cambria Math"/>
            </w:rPr>
            <m:t>.</m:t>
          </w:ins>
        </m:r>
      </m:oMath>
      <w:ins w:id="251"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(48)</w:instrText>
        </w:r>
        <w:r>
          <w:fldChar w:fldCharType="end"/>
        </w:r>
      </w:ins>
    </w:p>
    <w:p w14:paraId="566F3E40" w14:textId="77777777" w:rsidR="00766443" w:rsidRDefault="00766443">
      <w:pPr>
        <w:rPr>
          <w:ins w:id="252" w:author="诗月 胡" w:date="2026-09-27T00:27:00Z" w16du:dateUtc="2026-09-26T15:27:00Z"/>
        </w:rPr>
      </w:pPr>
      <w:ins w:id="253" w:author="诗月 胡" w:date="2026-09-27T00:27:00Z" w16du:dateUtc="2026-09-26T15:27:00Z">
        <w:r>
          <w:rPr>
            <w:rFonts w:ascii="Times New Roman" w:hAnsi="Times New Roman" w:cs="Times New Roman"/>
          </w:rPr>
          <w:t xml:space="preserve">Here </w:t>
        </w:r>
      </w:ins>
      <m:oMath>
        <m:sSub>
          <m:sSubPr>
            <m:ctrlPr>
              <w:ins w:id="254" w:author="诗月 胡" w:date="2026-09-27T00:27:00Z" w16du:dateUtc="2026-09-26T15:27:00Z">
                <w:rPr>
                  <w:rFonts w:ascii="Cambria Math" w:hAnsi="Cambria Math"/>
                </w:rPr>
              </w:ins>
            </m:ctrlPr>
          </m:sSubPr>
          <m:e>
            <m:r>
              <w:ins w:id="255" w:author="诗月 胡" w:date="2026-09-27T00:27:00Z" w16du:dateUtc="2026-09-26T15:27:00Z">
                <w:rPr>
                  <w:rFonts w:ascii="Cambria Math" w:hAnsi="Cambria Math"/>
                </w:rPr>
                <m:t>b</m:t>
              </w:ins>
            </m:r>
          </m:e>
          <m:sub>
            <m:r>
              <w:ins w:id="256" w:author="诗月 胡" w:date="2026-09-27T00:27:00Z" w16du:dateUtc="2026-09-26T15:27:00Z">
                <w:rPr>
                  <w:rFonts w:ascii="Cambria Math" w:hAnsi="Cambria Math"/>
                </w:rPr>
                <m:t>q</m:t>
              </w:ins>
            </m:r>
          </m:sub>
        </m:sSub>
      </m:oMath>
      <w:ins w:id="257" w:author="诗月 胡" w:date="2026-09-27T00:27:00Z" w16du:dateUtc="2026-09-26T15:27:00Z">
        <w:r>
          <w:rPr>
            <w:rFonts w:ascii="Times New Roman" w:hAnsi="Times New Roman" w:cs="Times New Roman"/>
          </w:rPr>
          <w:t xml:space="preserve"> specializes the fixed-evaluator notation of Section 4.2 to </w:t>
        </w:r>
      </w:ins>
      <m:oMath>
        <m:sSub>
          <m:sSubPr>
            <m:ctrlPr>
              <w:ins w:id="258" w:author="诗月 胡" w:date="2026-09-27T00:27:00Z" w16du:dateUtc="2026-09-26T15:27:00Z">
                <w:rPr>
                  <w:rFonts w:ascii="Cambria Math" w:hAnsi="Cambria Math"/>
                </w:rPr>
              </w:ins>
            </m:ctrlPr>
          </m:sSubPr>
          <m:e>
            <m:r>
              <w:ins w:id="259" w:author="诗月 胡" w:date="2026-09-27T00:27:00Z" w16du:dateUtc="2026-09-26T15:27:00Z">
                <w:rPr>
                  <w:rFonts w:ascii="Cambria Math" w:hAnsi="Cambria Math"/>
                </w:rPr>
                <m:t>M</m:t>
              </w:ins>
            </m:r>
          </m:e>
          <m:sub>
            <m:r>
              <w:ins w:id="260" w:author="诗月 胡" w:date="2026-09-27T00:27:00Z" w16du:dateUtc="2026-09-26T15:27:00Z">
                <w:rPr>
                  <w:rFonts w:ascii="Cambria Math" w:hAnsi="Cambria Math"/>
                </w:rPr>
                <m:t>2</m:t>
              </w:ins>
            </m:r>
          </m:sub>
        </m:sSub>
      </m:oMath>
      <w:ins w:id="261" w:author="诗月 胡" w:date="2026-09-27T00:27:00Z" w16du:dateUtc="2026-09-26T15:27:00Z">
        <w:r>
          <w:rPr>
            <w:rFonts w:ascii="Times New Roman" w:hAnsi="Times New Roman" w:cs="Times New Roman"/>
          </w:rPr>
          <w:t xml:space="preserve">. We refer to </w:t>
        </w:r>
      </w:ins>
      <m:oMath>
        <m:sSub>
          <m:sSubPr>
            <m:ctrlPr>
              <w:ins w:id="262" w:author="诗月 胡" w:date="2026-09-27T00:27:00Z" w16du:dateUtc="2026-09-26T15:27:00Z">
                <w:rPr>
                  <w:rFonts w:ascii="Cambria Math" w:hAnsi="Cambria Math"/>
                </w:rPr>
              </w:ins>
            </m:ctrlPr>
          </m:sSubPr>
          <m:e>
            <m:r>
              <w:ins w:id="263" w:author="诗月 胡" w:date="2026-09-27T00:27:00Z" w16du:dateUtc="2026-09-26T15:27:00Z">
                <w:rPr>
                  <w:rFonts w:ascii="Cambria Math" w:hAnsi="Cambria Math"/>
                </w:rPr>
                <m:t>q</m:t>
              </w:ins>
            </m:r>
          </m:e>
          <m:sub>
            <m:r>
              <w:ins w:id="264" w:author="诗月 胡" w:date="2026-09-27T00:27:00Z" w16du:dateUtc="2026-09-26T15:27:00Z">
                <w:rPr>
                  <w:rFonts w:ascii="Cambria Math" w:hAnsi="Cambria Math"/>
                </w:rPr>
                <m:t>H</m:t>
              </w:ins>
            </m:r>
          </m:sub>
        </m:sSub>
      </m:oMath>
      <w:ins w:id="265" w:author="诗月 胡" w:date="2026-09-27T00:27:00Z" w16du:dateUtc="2026-09-26T15:27:00Z">
        <w:r>
          <w:rPr>
            <w:rFonts w:ascii="Times New Roman" w:hAnsi="Times New Roman" w:cs="Times New Roman"/>
          </w:rPr>
          <w:t xml:space="preserve"> as the </w:t>
        </w:r>
      </w:ins>
      <m:oMath>
        <m:sSub>
          <m:sSubPr>
            <m:ctrlPr>
              <w:ins w:id="266" w:author="诗月 胡" w:date="2026-09-27T00:27:00Z" w16du:dateUtc="2026-09-26T15:27:00Z">
                <w:rPr>
                  <w:rFonts w:ascii="Cambria Math" w:hAnsi="Cambria Math"/>
                </w:rPr>
              </w:ins>
            </m:ctrlPr>
          </m:sSubPr>
          <m:e>
            <m:r>
              <w:ins w:id="267" w:author="诗月 胡" w:date="2026-09-27T00:27:00Z" w16du:dateUtc="2026-09-26T15:27:00Z">
                <w:rPr>
                  <w:rFonts w:ascii="Cambria Math" w:hAnsi="Cambria Math"/>
                </w:rPr>
                <m:t>M</m:t>
              </w:ins>
            </m:r>
          </m:e>
          <m:sub>
            <m:r>
              <w:ins w:id="268" w:author="诗月 胡" w:date="2026-09-27T00:27:00Z" w16du:dateUtc="2026-09-26T15:27:00Z">
                <w:rPr>
                  <w:rFonts w:ascii="Cambria Math" w:hAnsi="Cambria Math"/>
                </w:rPr>
                <m:t>2</m:t>
              </w:ins>
            </m:r>
          </m:sub>
        </m:sSub>
      </m:oMath>
      <w:ins w:id="269" w:author="诗月 胡" w:date="2026-09-27T00:27:00Z" w16du:dateUtc="2026-09-26T15:27:00Z">
        <w:r>
          <w:rPr>
            <w:rFonts w:ascii="Times New Roman" w:hAnsi="Times New Roman" w:cs="Times New Roman"/>
          </w:rPr>
          <w:t xml:space="preserve">-based conservative choice. The same question arises for single candidates, whose scores </w:t>
        </w:r>
      </w:ins>
      <m:oMath>
        <m:sSub>
          <m:sSubPr>
            <m:ctrlPr>
              <w:ins w:id="270" w:author="诗月 胡" w:date="2026-09-27T00:27:00Z" w16du:dateUtc="2026-09-26T15:27:00Z">
                <w:rPr>
                  <w:rFonts w:ascii="Cambria Math" w:hAnsi="Cambria Math"/>
                </w:rPr>
              </w:ins>
            </m:ctrlPr>
          </m:sSubPr>
          <m:e>
            <m:r>
              <w:ins w:id="271" w:author="诗月 胡" w:date="2026-09-27T00:27:00Z" w16du:dateUtc="2026-09-26T15:27:00Z">
                <m:rPr>
                  <m:scr m:val="script"/>
                </m:rPr>
                <w:rPr>
                  <w:rFonts w:ascii="Cambria Math" w:hAnsi="Cambria Math"/>
                </w:rPr>
                <m:t>l</m:t>
              </w:ins>
            </m:r>
          </m:e>
          <m:sub>
            <m:r>
              <w:ins w:id="272" w:author="诗月 胡" w:date="2026-09-27T00:27:00Z" w16du:dateUtc="2026-09-26T15:27:00Z">
                <w:rPr>
                  <w:rFonts w:ascii="Cambria Math" w:hAnsi="Cambria Math"/>
                </w:rPr>
                <m:t>km</m:t>
              </w:ins>
            </m:r>
          </m:sub>
        </m:sSub>
      </m:oMath>
      <w:ins w:id="273" w:author="诗月 胡" w:date="2026-09-27T00:27:00Z" w16du:dateUtc="2026-09-26T15:27:00Z">
        <w:r>
          <w:rPr>
            <w:rFonts w:ascii="Times New Roman" w:hAnsi="Times New Roman" w:cs="Times New Roman"/>
          </w:rPr>
          <w:t xml:space="preserve">, </w:t>
        </w:r>
      </w:ins>
      <m:oMath>
        <m:r>
          <w:ins w:id="274" w:author="诗月 胡" w:date="2026-09-27T00:27:00Z" w16du:dateUtc="2026-09-26T15:27:00Z">
            <w:rPr>
              <w:rFonts w:ascii="Cambria Math" w:hAnsi="Cambria Math"/>
            </w:rPr>
            <m:t>m∈</m:t>
          </w:ins>
        </m:r>
        <m:sSub>
          <m:sSubPr>
            <m:ctrlPr>
              <w:ins w:id="275" w:author="诗月 胡" w:date="2026-09-27T00:27:00Z" w16du:dateUtc="2026-09-26T15:27:00Z">
                <w:rPr>
                  <w:rFonts w:ascii="Cambria Math" w:hAnsi="Cambria Math"/>
                </w:rPr>
              </w:ins>
            </m:ctrlPr>
          </m:sSubPr>
          <m:e>
            <m:r>
              <w:ins w:id="276" w:author="诗月 胡" w:date="2026-09-27T00:27:00Z" w16du:dateUtc="2026-09-26T15:27:00Z">
                <m:rPr>
                  <m:scr m:val="script"/>
                </m:rPr>
                <w:rPr>
                  <w:rFonts w:ascii="Cambria Math" w:hAnsi="Cambria Math"/>
                </w:rPr>
                <m:t>M</m:t>
              </w:ins>
            </m:r>
          </m:e>
          <m:sub>
            <m:r>
              <w:ins w:id="277" w:author="诗月 胡" w:date="2026-09-27T00:27:00Z" w16du:dateUtc="2026-09-26T15:27:00Z">
                <w:rPr>
                  <w:rFonts w:ascii="Cambria Math" w:hAnsi="Cambria Math"/>
                </w:rPr>
                <m:t>D</m:t>
              </w:ins>
            </m:r>
          </m:sub>
        </m:sSub>
      </m:oMath>
      <w:ins w:id="278" w:author="诗月 胡" w:date="2026-09-27T00:27:00Z" w16du:dateUtc="2026-09-26T15:27:00Z">
        <w:r>
          <w:rPr>
            <w:rFonts w:ascii="Times New Roman" w:hAnsi="Times New Roman" w:cs="Times New Roman"/>
          </w:rPr>
          <w:t>, under the serial reservation (closed-form) evaluators of Section 3.5 are defined in Equation (16).</w:t>
        </w:r>
      </w:ins>
    </w:p>
    <w:p w14:paraId="04B413A4" w14:textId="77777777" w:rsidR="00766443" w:rsidRDefault="00766443">
      <w:pPr>
        <w:rPr>
          <w:ins w:id="279" w:author="诗月 胡" w:date="2026-09-27T00:27:00Z" w16du:dateUtc="2026-09-26T15:27:00Z"/>
        </w:rPr>
      </w:pPr>
      <w:ins w:id="280" w:author="诗月 胡" w:date="2026-09-27T00:27:00Z" w16du:dateUtc="2026-09-26T15:27:00Z">
        <w:r>
          <w:rPr>
            <w:rFonts w:ascii="Times New Roman" w:hAnsi="Times New Roman" w:cs="Times New Roman"/>
            <w:b/>
          </w:rPr>
          <w:t>Corollary 1 (conditional minimax reduction).</w:t>
        </w:r>
        <w:r>
          <w:rPr>
            <w:rFonts w:ascii="Times New Roman" w:hAnsi="Times New Roman" w:cs="Times New Roman"/>
          </w:rPr>
          <w:t xml:space="preserve"> (a) If Equation (47) holds for every </w:t>
        </w:r>
      </w:ins>
      <m:oMath>
        <m:r>
          <w:ins w:id="281" w:author="诗月 胡" w:date="2026-09-27T00:27:00Z" w16du:dateUtc="2026-09-26T15:27:00Z">
            <w:rPr>
              <w:rFonts w:ascii="Cambria Math" w:hAnsi="Cambria Math"/>
            </w:rPr>
            <m:t>q∈</m:t>
          </w:ins>
        </m:r>
        <m:r>
          <w:ins w:id="282" w:author="诗月 胡" w:date="2026-09-27T00:27:00Z" w16du:dateUtc="2026-09-26T15:27:00Z">
            <m:rPr>
              <m:scr m:val="script"/>
            </m:rPr>
            <w:rPr>
              <w:rFonts w:ascii="Cambria Math" w:hAnsi="Cambria Math"/>
            </w:rPr>
            <m:t>Q</m:t>
          </w:ins>
        </m:r>
      </m:oMath>
      <w:ins w:id="283" w:author="诗月 胡" w:date="2026-09-27T00:27:00Z" w16du:dateUtc="2026-09-26T15:27:00Z">
        <w:r>
          <w:rPr>
            <w:rFonts w:ascii="Times New Roman" w:hAnsi="Times New Roman" w:cs="Times New Roman"/>
          </w:rPr>
          <w:t xml:space="preserve">, or more generally if </w:t>
        </w:r>
      </w:ins>
      <m:oMath>
        <m:sSub>
          <m:sSubPr>
            <m:ctrlPr>
              <w:ins w:id="284" w:author="诗月 胡" w:date="2026-09-27T00:27:00Z" w16du:dateUtc="2026-09-26T15:27:00Z">
                <w:rPr>
                  <w:rFonts w:ascii="Cambria Math" w:hAnsi="Cambria Math"/>
                </w:rPr>
              </w:ins>
            </m:ctrlPr>
          </m:sSubPr>
          <m:e>
            <m:r>
              <w:ins w:id="285" w:author="诗月 胡" w:date="2026-09-27T00:27:00Z" w16du:dateUtc="2026-09-26T15:27:00Z">
                <w:rPr>
                  <w:rFonts w:ascii="Cambria Math" w:hAnsi="Cambria Math"/>
                </w:rPr>
                <m:t>a</m:t>
              </w:ins>
            </m:r>
          </m:e>
          <m:sub>
            <m:r>
              <w:ins w:id="286" w:author="诗月 胡" w:date="2026-09-27T00:27:00Z" w16du:dateUtc="2026-09-26T15:27:00Z">
                <w:rPr>
                  <w:rFonts w:ascii="Cambria Math" w:hAnsi="Cambria Math"/>
                </w:rPr>
                <m:t>q</m:t>
              </w:ins>
            </m:r>
          </m:sub>
        </m:sSub>
        <m:r>
          <w:ins w:id="287" w:author="诗月 胡" w:date="2026-09-27T00:27:00Z" w16du:dateUtc="2026-09-26T15:27:00Z">
            <w:rPr>
              <w:rFonts w:ascii="Cambria Math" w:hAnsi="Cambria Math"/>
            </w:rPr>
            <m:t>≤</m:t>
          </w:ins>
        </m:r>
        <m:sSub>
          <m:sSubPr>
            <m:ctrlPr>
              <w:ins w:id="288" w:author="诗月 胡" w:date="2026-09-27T00:27:00Z" w16du:dateUtc="2026-09-26T15:27:00Z">
                <w:rPr>
                  <w:rFonts w:ascii="Cambria Math" w:hAnsi="Cambria Math"/>
                </w:rPr>
              </w:ins>
            </m:ctrlPr>
          </m:sSubPr>
          <m:e>
            <m:r>
              <w:ins w:id="289" w:author="诗月 胡" w:date="2026-09-27T00:27:00Z" w16du:dateUtc="2026-09-26T15:27:00Z">
                <w:rPr>
                  <w:rFonts w:ascii="Cambria Math" w:hAnsi="Cambria Math"/>
                </w:rPr>
                <m:t>b</m:t>
              </w:ins>
            </m:r>
          </m:e>
          <m:sub>
            <m:r>
              <w:ins w:id="290" w:author="诗月 胡" w:date="2026-09-27T00:27:00Z" w16du:dateUtc="2026-09-26T15:27:00Z">
                <w:rPr>
                  <w:rFonts w:ascii="Cambria Math" w:hAnsi="Cambria Math"/>
                </w:rPr>
                <m:t>q</m:t>
              </w:ins>
            </m:r>
          </m:sub>
        </m:sSub>
      </m:oMath>
      <w:ins w:id="291" w:author="诗月 胡" w:date="2026-09-27T00:27:00Z" w16du:dateUtc="2026-09-26T15:27:00Z">
        <w:r>
          <w:rPr>
            <w:rFonts w:ascii="Times New Roman" w:hAnsi="Times New Roman" w:cs="Times New Roman"/>
          </w:rPr>
          <w:t xml:space="preserve"> for every </w:t>
        </w:r>
      </w:ins>
      <m:oMath>
        <m:r>
          <w:ins w:id="292" w:author="诗月 胡" w:date="2026-09-27T00:27:00Z" w16du:dateUtc="2026-09-26T15:27:00Z">
            <w:rPr>
              <w:rFonts w:ascii="Cambria Math" w:hAnsi="Cambria Math"/>
            </w:rPr>
            <m:t>q∈</m:t>
          </w:ins>
        </m:r>
        <m:r>
          <w:ins w:id="293" w:author="诗月 胡" w:date="2026-09-27T00:27:00Z" w16du:dateUtc="2026-09-26T15:27:00Z">
            <m:rPr>
              <m:scr m:val="script"/>
            </m:rPr>
            <w:rPr>
              <w:rFonts w:ascii="Cambria Math" w:hAnsi="Cambria Math"/>
            </w:rPr>
            <m:t>Q</m:t>
          </w:ins>
        </m:r>
      </m:oMath>
      <w:ins w:id="294" w:author="诗月 胡" w:date="2026-09-27T00:27:00Z" w16du:dateUtc="2026-09-26T15:27:00Z">
        <w:r>
          <w:rPr>
            <w:rFonts w:ascii="Times New Roman" w:hAnsi="Times New Roman" w:cs="Times New Roman"/>
          </w:rPr>
          <w:t xml:space="preserve">, then the robust class objective equals the </w:t>
        </w:r>
      </w:ins>
      <m:oMath>
        <m:sSub>
          <m:sSubPr>
            <m:ctrlPr>
              <w:ins w:id="295" w:author="诗月 胡" w:date="2026-09-27T00:27:00Z" w16du:dateUtc="2026-09-26T15:27:00Z">
                <w:rPr>
                  <w:rFonts w:ascii="Cambria Math" w:hAnsi="Cambria Math"/>
                </w:rPr>
              </w:ins>
            </m:ctrlPr>
          </m:sSubPr>
          <m:e>
            <m:r>
              <w:ins w:id="296" w:author="诗月 胡" w:date="2026-09-27T00:27:00Z" w16du:dateUtc="2026-09-26T15:27:00Z">
                <w:rPr>
                  <w:rFonts w:ascii="Cambria Math" w:hAnsi="Cambria Math"/>
                </w:rPr>
                <m:t>M</m:t>
              </w:ins>
            </m:r>
          </m:e>
          <m:sub>
            <m:r>
              <w:ins w:id="297" w:author="诗月 胡" w:date="2026-09-27T00:27:00Z" w16du:dateUtc="2026-09-26T15:27:00Z">
                <w:rPr>
                  <w:rFonts w:ascii="Cambria Math" w:hAnsi="Cambria Math"/>
                </w:rPr>
                <m:t>2</m:t>
              </w:ins>
            </m:r>
          </m:sub>
        </m:sSub>
      </m:oMath>
      <w:ins w:id="298" w:author="诗月 胡" w:date="2026-09-27T00:27:00Z" w16du:dateUtc="2026-09-26T15:27:00Z">
        <w:r>
          <w:rPr>
            <w:rFonts w:ascii="Times New Roman" w:hAnsi="Times New Roman" w:cs="Times New Roman"/>
          </w:rPr>
          <w:t xml:space="preserve"> median class by class, and</w:t>
        </w:r>
      </w:ins>
    </w:p>
    <w:p w14:paraId="0B622DC2" w14:textId="77777777" w:rsidR="00766443" w:rsidRDefault="00766443">
      <w:pPr>
        <w:pStyle w:val="MTDisplayEquation"/>
        <w:rPr>
          <w:ins w:id="299" w:author="诗月 胡" w:date="2026-09-27T00:27:00Z" w16du:dateUtc="2026-09-26T15:27:00Z"/>
        </w:rPr>
      </w:pPr>
      <w:ins w:id="300" w:author="诗月 胡" w:date="2026-09-27T00:27:00Z" w16du:dateUtc="2026-09-26T15:27:00Z">
        <w:r>
          <w:tab/>
        </w:r>
      </w:ins>
      <m:oMath>
        <m:limLow>
          <m:limLowPr>
            <m:ctrlPr>
              <w:ins w:id="301" w:author="诗月 胡" w:date="2026-09-27T00:27:00Z" w16du:dateUtc="2026-09-26T15:27:00Z">
                <w:rPr>
                  <w:rFonts w:ascii="Cambria Math" w:hAnsi="Cambria Math"/>
                </w:rPr>
              </w:ins>
            </m:ctrlPr>
          </m:limLowPr>
          <m:e>
            <m:r>
              <w:ins w:id="302" w:author="诗月 胡" w:date="2026-09-27T00:27:00Z" w16du:dateUtc="2026-09-26T15:27:00Z">
                <m:rPr>
                  <m:sty m:val="p"/>
                </m:rPr>
                <w:rPr>
                  <w:rFonts w:ascii="Cambria Math" w:hAnsi="Cambria Math"/>
                </w:rPr>
                <m:t>arg</m:t>
              </w:ins>
            </m:r>
            <m:r>
              <w:ins w:id="303" w:author="诗月 胡" w:date="2026-09-27T00:27:00Z" w16du:dateUtc="2026-09-26T15:27:00Z">
                <m:rPr>
                  <m:nor/>
                </m:rPr>
                <m:t> </m:t>
              </w:ins>
            </m:r>
            <m:r>
              <w:ins w:id="304" w:author="诗月 胡" w:date="2026-09-27T00:27:00Z" w16du:dateUtc="2026-09-26T15:27:00Z">
                <m:rPr>
                  <m:sty m:val="p"/>
                </m:rPr>
                <w:rPr>
                  <w:rFonts w:ascii="Cambria Math" w:hAnsi="Cambria Math"/>
                </w:rPr>
                <m:t>min</m:t>
              </w:ins>
            </m:r>
          </m:e>
          <m:lim>
            <m:r>
              <w:ins w:id="305" w:author="诗月 胡" w:date="2026-09-27T00:27:00Z" w16du:dateUtc="2026-09-26T15:27:00Z">
                <w:rPr>
                  <w:rFonts w:ascii="Cambria Math" w:hAnsi="Cambria Math"/>
                </w:rPr>
                <m:t>q∈</m:t>
              </w:ins>
            </m:r>
            <m:r>
              <w:ins w:id="306" w:author="诗月 胡" w:date="2026-09-27T00:27:00Z" w16du:dateUtc="2026-09-26T15:27:00Z">
                <m:rPr>
                  <m:scr m:val="script"/>
                </m:rPr>
                <w:rPr>
                  <w:rFonts w:ascii="Cambria Math" w:hAnsi="Cambria Math"/>
                </w:rPr>
                <m:t>Q</m:t>
              </w:ins>
            </m:r>
          </m:lim>
        </m:limLow>
        <m:r>
          <w:ins w:id="307" w:author="诗月 胡" w:date="2026-09-27T00:27:00Z" w16du:dateUtc="2026-09-26T15:27:00Z">
            <m:rPr>
              <m:nor/>
            </m:rPr>
            <m:t> </m:t>
          </w:ins>
        </m:r>
        <m:r>
          <w:ins w:id="308" w:author="诗月 胡" w:date="2026-09-27T00:27:00Z" w16du:dateUtc="2026-09-26T15:27:00Z">
            <m:rPr>
              <m:sty m:val="p"/>
            </m:rPr>
            <w:rPr>
              <w:rFonts w:ascii="Cambria Math" w:hAnsi="Cambria Math"/>
            </w:rPr>
            <m:t>max</m:t>
          </w:ins>
        </m:r>
        <m:r>
          <w:ins w:id="309" w:author="诗月 胡" w:date="2026-09-27T00:27:00Z" w16du:dateUtc="2026-09-26T15:27:00Z">
            <w:rPr>
              <w:rFonts w:ascii="Cambria Math" w:hAnsi="Cambria Math"/>
            </w:rPr>
            <m:t>{</m:t>
          </w:ins>
        </m:r>
        <m:sSub>
          <m:sSubPr>
            <m:ctrlPr>
              <w:ins w:id="310" w:author="诗月 胡" w:date="2026-09-27T00:27:00Z" w16du:dateUtc="2026-09-26T15:27:00Z">
                <w:rPr>
                  <w:rFonts w:ascii="Cambria Math" w:hAnsi="Cambria Math"/>
                </w:rPr>
              </w:ins>
            </m:ctrlPr>
          </m:sSubPr>
          <m:e>
            <m:r>
              <w:ins w:id="311" w:author="诗月 胡" w:date="2026-09-27T00:27:00Z" w16du:dateUtc="2026-09-26T15:27:00Z">
                <w:rPr>
                  <w:rFonts w:ascii="Cambria Math" w:hAnsi="Cambria Math"/>
                </w:rPr>
                <m:t>a</m:t>
              </w:ins>
            </m:r>
          </m:e>
          <m:sub>
            <m:r>
              <w:ins w:id="312" w:author="诗月 胡" w:date="2026-09-27T00:27:00Z" w16du:dateUtc="2026-09-26T15:27:00Z">
                <w:rPr>
                  <w:rFonts w:ascii="Cambria Math" w:hAnsi="Cambria Math"/>
                </w:rPr>
                <m:t>q</m:t>
              </w:ins>
            </m:r>
          </m:sub>
        </m:sSub>
        <m:r>
          <w:ins w:id="313" w:author="诗月 胡" w:date="2026-09-27T00:27:00Z" w16du:dateUtc="2026-09-26T15:27:00Z">
            <w:rPr>
              <w:rFonts w:ascii="Cambria Math" w:hAnsi="Cambria Math"/>
            </w:rPr>
            <m:t>,</m:t>
          </w:ins>
        </m:r>
        <m:sSub>
          <m:sSubPr>
            <m:ctrlPr>
              <w:ins w:id="314" w:author="诗月 胡" w:date="2026-09-27T00:27:00Z" w16du:dateUtc="2026-09-26T15:27:00Z">
                <w:rPr>
                  <w:rFonts w:ascii="Cambria Math" w:hAnsi="Cambria Math"/>
                </w:rPr>
              </w:ins>
            </m:ctrlPr>
          </m:sSubPr>
          <m:e>
            <m:r>
              <w:ins w:id="315" w:author="诗月 胡" w:date="2026-09-27T00:27:00Z" w16du:dateUtc="2026-09-26T15:27:00Z">
                <w:rPr>
                  <w:rFonts w:ascii="Cambria Math" w:hAnsi="Cambria Math"/>
                </w:rPr>
                <m:t>b</m:t>
              </w:ins>
            </m:r>
          </m:e>
          <m:sub>
            <m:r>
              <w:ins w:id="316" w:author="诗月 胡" w:date="2026-09-27T00:27:00Z" w16du:dateUtc="2026-09-26T15:27:00Z">
                <w:rPr>
                  <w:rFonts w:ascii="Cambria Math" w:hAnsi="Cambria Math"/>
                </w:rPr>
                <m:t>q</m:t>
              </w:ins>
            </m:r>
          </m:sub>
        </m:sSub>
        <m:r>
          <w:ins w:id="317" w:author="诗月 胡" w:date="2026-09-27T00:27:00Z" w16du:dateUtc="2026-09-26T15:27:00Z">
            <w:rPr>
              <w:rFonts w:ascii="Cambria Math" w:hAnsi="Cambria Math"/>
            </w:rPr>
            <m:t>}=</m:t>
          </w:ins>
        </m:r>
        <m:limLow>
          <m:limLowPr>
            <m:ctrlPr>
              <w:ins w:id="318" w:author="诗月 胡" w:date="2026-09-27T00:27:00Z" w16du:dateUtc="2026-09-26T15:27:00Z">
                <w:rPr>
                  <w:rFonts w:ascii="Cambria Math" w:hAnsi="Cambria Math"/>
                </w:rPr>
              </w:ins>
            </m:ctrlPr>
          </m:limLowPr>
          <m:e>
            <m:r>
              <w:ins w:id="319" w:author="诗月 胡" w:date="2026-09-27T00:27:00Z" w16du:dateUtc="2026-09-26T15:27:00Z">
                <m:rPr>
                  <m:sty m:val="p"/>
                </m:rPr>
                <w:rPr>
                  <w:rFonts w:ascii="Cambria Math" w:hAnsi="Cambria Math"/>
                </w:rPr>
                <m:t>arg</m:t>
              </w:ins>
            </m:r>
            <m:r>
              <w:ins w:id="320" w:author="诗月 胡" w:date="2026-09-27T00:27:00Z" w16du:dateUtc="2026-09-26T15:27:00Z">
                <m:rPr>
                  <m:nor/>
                </m:rPr>
                <m:t> </m:t>
              </w:ins>
            </m:r>
            <m:r>
              <w:ins w:id="321" w:author="诗月 胡" w:date="2026-09-27T00:27:00Z" w16du:dateUtc="2026-09-26T15:27:00Z">
                <m:rPr>
                  <m:sty m:val="p"/>
                </m:rPr>
                <w:rPr>
                  <w:rFonts w:ascii="Cambria Math" w:hAnsi="Cambria Math"/>
                </w:rPr>
                <m:t>min</m:t>
              </w:ins>
            </m:r>
          </m:e>
          <m:lim>
            <m:r>
              <w:ins w:id="322" w:author="诗月 胡" w:date="2026-09-27T00:27:00Z" w16du:dateUtc="2026-09-26T15:27:00Z">
                <w:rPr>
                  <w:rFonts w:ascii="Cambria Math" w:hAnsi="Cambria Math"/>
                </w:rPr>
                <m:t>q∈</m:t>
              </w:ins>
            </m:r>
            <m:r>
              <w:ins w:id="323" w:author="诗月 胡" w:date="2026-09-27T00:27:00Z" w16du:dateUtc="2026-09-26T15:27:00Z">
                <m:rPr>
                  <m:scr m:val="script"/>
                </m:rPr>
                <w:rPr>
                  <w:rFonts w:ascii="Cambria Math" w:hAnsi="Cambria Math"/>
                </w:rPr>
                <m:t>Q</m:t>
              </w:ins>
            </m:r>
          </m:lim>
        </m:limLow>
        <m:r>
          <w:ins w:id="324" w:author="诗月 胡" w:date="2026-09-27T00:27:00Z" w16du:dateUtc="2026-09-26T15:27:00Z">
            <m:rPr>
              <m:nor/>
            </m:rPr>
            <m:t> </m:t>
          </w:ins>
        </m:r>
        <m:sSub>
          <m:sSubPr>
            <m:ctrlPr>
              <w:ins w:id="325" w:author="诗月 胡" w:date="2026-09-27T00:27:00Z" w16du:dateUtc="2026-09-26T15:27:00Z">
                <w:rPr>
                  <w:rFonts w:ascii="Cambria Math" w:hAnsi="Cambria Math"/>
                </w:rPr>
              </w:ins>
            </m:ctrlPr>
          </m:sSubPr>
          <m:e>
            <m:r>
              <w:ins w:id="326" w:author="诗月 胡" w:date="2026-09-27T00:27:00Z" w16du:dateUtc="2026-09-26T15:27:00Z">
                <w:rPr>
                  <w:rFonts w:ascii="Cambria Math" w:hAnsi="Cambria Math"/>
                </w:rPr>
                <m:t>b</m:t>
              </w:ins>
            </m:r>
          </m:e>
          <m:sub>
            <m:r>
              <w:ins w:id="327" w:author="诗月 胡" w:date="2026-09-27T00:27:00Z" w16du:dateUtc="2026-09-26T15:27:00Z">
                <w:rPr>
                  <w:rFonts w:ascii="Cambria Math" w:hAnsi="Cambria Math"/>
                </w:rPr>
                <m:t>q</m:t>
              </w:ins>
            </m:r>
          </m:sub>
        </m:sSub>
        <m:r>
          <w:ins w:id="328" w:author="诗月 胡" w:date="2026-09-27T00:27:00Z" w16du:dateUtc="2026-09-26T15:27:00Z">
            <w:rPr>
              <w:rFonts w:ascii="Cambria Math" w:hAnsi="Cambria Math"/>
            </w:rPr>
            <m:t>.</m:t>
          </w:ins>
        </m:r>
      </m:oMath>
      <w:ins w:id="329"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(49)</w:instrText>
        </w:r>
        <w:r>
          <w:fldChar w:fldCharType="end"/>
        </w:r>
      </w:ins>
    </w:p>
    <w:p w14:paraId="50822146" w14:textId="77777777" w:rsidR="00766443" w:rsidRDefault="00766443">
      <w:pPr>
        <w:rPr>
          <w:ins w:id="330" w:author="诗月 胡" w:date="2026-09-27T00:27:00Z" w16du:dateUtc="2026-09-26T15:27:00Z"/>
        </w:rPr>
      </w:pPr>
      <w:ins w:id="331" w:author="诗月 胡" w:date="2026-09-27T00:27:00Z" w16du:dateUtc="2026-09-26T15:27:00Z">
        <w:r>
          <w:rPr>
            <w:rFonts w:ascii="Times New Roman" w:hAnsi="Times New Roman" w:cs="Times New Roman"/>
          </w:rPr>
          <w:t xml:space="preserve">(b) If a finite nonempty candidate set </w:t>
        </w:r>
      </w:ins>
      <m:oMath>
        <m:limUpp>
          <m:limUppPr>
            <m:ctrlPr>
              <w:ins w:id="332" w:author="诗月 胡" w:date="2026-09-27T00:27:00Z" w16du:dateUtc="2026-09-26T15:27:00Z">
                <w:rPr>
                  <w:rFonts w:ascii="Cambria Math" w:hAnsi="Cambria Math"/>
                </w:rPr>
              </w:ins>
            </m:ctrlPr>
          </m:limUppPr>
          <m:e>
            <m:r>
              <w:ins w:id="333" w:author="诗月 胡" w:date="2026-09-27T00:27:00Z" w16du:dateUtc="2026-09-26T15:27:00Z">
                <m:rPr>
                  <m:scr m:val="script"/>
                </m:rPr>
                <w:rPr>
                  <w:rFonts w:ascii="Cambria Math" w:hAnsi="Cambria Math"/>
                </w:rPr>
                <m:t>K</m:t>
              </w:ins>
            </m:r>
          </m:e>
          <m:lim>
            <m:r>
              <w:ins w:id="334" w:author="诗月 胡" w:date="2026-09-27T00:27:00Z" w16du:dateUtc="2026-09-26T15:27:00Z">
                <w:rPr>
                  <w:rFonts w:ascii="Cambria Math" w:hAnsi="Cambria Math"/>
                </w:rPr>
                <m:t>~</m:t>
              </w:ins>
            </m:r>
          </m:lim>
        </m:limUpp>
      </m:oMath>
      <w:ins w:id="335" w:author="诗月 胡" w:date="2026-09-27T00:27:00Z" w16du:dateUtc="2026-09-26T15:27:00Z">
        <w:r>
          <w:rPr>
            <w:rFonts w:ascii="Times New Roman" w:hAnsi="Times New Roman" w:cs="Times New Roman"/>
          </w:rPr>
          <w:t xml:space="preserve"> satisfies </w:t>
        </w:r>
      </w:ins>
      <m:oMath>
        <m:sSub>
          <m:sSubPr>
            <m:ctrlPr>
              <w:ins w:id="336" w:author="诗月 胡" w:date="2026-09-27T00:27:00Z" w16du:dateUtc="2026-09-26T15:27:00Z">
                <w:rPr>
                  <w:rFonts w:ascii="Cambria Math" w:hAnsi="Cambria Math"/>
                </w:rPr>
              </w:ins>
            </m:ctrlPr>
          </m:sSubPr>
          <m:e>
            <m:r>
              <w:ins w:id="337" w:author="诗月 胡" w:date="2026-09-27T00:27:00Z" w16du:dateUtc="2026-09-26T15:27:00Z">
                <m:rPr>
                  <m:scr m:val="script"/>
                </m:rPr>
                <w:rPr>
                  <w:rFonts w:ascii="Cambria Math" w:hAnsi="Cambria Math"/>
                </w:rPr>
                <m:t>l</m:t>
              </w:ins>
            </m:r>
          </m:e>
          <m:sub>
            <m:r>
              <w:ins w:id="338" w:author="诗月 胡" w:date="2026-09-27T00:27:00Z" w16du:dateUtc="2026-09-26T15:27:00Z">
                <w:rPr>
                  <w:rFonts w:ascii="Cambria Math" w:hAnsi="Cambria Math"/>
                </w:rPr>
                <m:t>k</m:t>
              </w:ins>
            </m:r>
            <m:sSub>
              <m:sSubPr>
                <m:ctrlPr>
                  <w:ins w:id="339" w:author="诗月 胡" w:date="2026-09-27T00:27:00Z" w16du:dateUtc="2026-09-26T15:27:00Z">
                    <w:rPr>
                      <w:rFonts w:ascii="Cambria Math" w:hAnsi="Cambria Math"/>
                    </w:rPr>
                  </w:ins>
                </m:ctrlPr>
              </m:sSubPr>
              <m:e>
                <m:r>
                  <w:ins w:id="340" w:author="诗月 胡" w:date="2026-09-27T00:27:00Z" w16du:dateUtc="2026-09-26T15:27:00Z">
                    <w:rPr>
                      <w:rFonts w:ascii="Cambria Math" w:hAnsi="Cambria Math"/>
                    </w:rPr>
                    <m:t>M</m:t>
                  </w:ins>
                </m:r>
              </m:e>
              <m:sub>
                <m:r>
                  <w:ins w:id="341" w:author="诗月 胡" w:date="2026-09-27T00:27:00Z" w16du:dateUtc="2026-09-26T15:27:00Z">
                    <w:rPr>
                      <w:rFonts w:ascii="Cambria Math" w:hAnsi="Cambria Math"/>
                    </w:rPr>
                    <m:t>1</m:t>
                  </w:ins>
                </m:r>
              </m:sub>
            </m:sSub>
          </m:sub>
        </m:sSub>
        <m:r>
          <w:ins w:id="342" w:author="诗月 胡" w:date="2026-09-27T00:27:00Z" w16du:dateUtc="2026-09-26T15:27:00Z">
            <w:rPr>
              <w:rFonts w:ascii="Cambria Math" w:hAnsi="Cambria Math"/>
            </w:rPr>
            <m:t>≤</m:t>
          </w:ins>
        </m:r>
        <m:sSub>
          <m:sSubPr>
            <m:ctrlPr>
              <w:ins w:id="343" w:author="诗月 胡" w:date="2026-09-27T00:27:00Z" w16du:dateUtc="2026-09-26T15:27:00Z">
                <w:rPr>
                  <w:rFonts w:ascii="Cambria Math" w:hAnsi="Cambria Math"/>
                </w:rPr>
              </w:ins>
            </m:ctrlPr>
          </m:sSubPr>
          <m:e>
            <m:r>
              <w:ins w:id="344" w:author="诗月 胡" w:date="2026-09-27T00:27:00Z" w16du:dateUtc="2026-09-26T15:27:00Z">
                <m:rPr>
                  <m:scr m:val="script"/>
                </m:rPr>
                <w:rPr>
                  <w:rFonts w:ascii="Cambria Math" w:hAnsi="Cambria Math"/>
                </w:rPr>
                <m:t>l</m:t>
              </w:ins>
            </m:r>
          </m:e>
          <m:sub>
            <m:r>
              <w:ins w:id="345" w:author="诗月 胡" w:date="2026-09-27T00:27:00Z" w16du:dateUtc="2026-09-26T15:27:00Z">
                <w:rPr>
                  <w:rFonts w:ascii="Cambria Math" w:hAnsi="Cambria Math"/>
                </w:rPr>
                <m:t>k</m:t>
              </w:ins>
            </m:r>
            <m:sSub>
              <m:sSubPr>
                <m:ctrlPr>
                  <w:ins w:id="346" w:author="诗月 胡" w:date="2026-09-27T00:27:00Z" w16du:dateUtc="2026-09-26T15:27:00Z">
                    <w:rPr>
                      <w:rFonts w:ascii="Cambria Math" w:hAnsi="Cambria Math"/>
                    </w:rPr>
                  </w:ins>
                </m:ctrlPr>
              </m:sSubPr>
              <m:e>
                <m:r>
                  <w:ins w:id="347" w:author="诗月 胡" w:date="2026-09-27T00:27:00Z" w16du:dateUtc="2026-09-26T15:27:00Z">
                    <w:rPr>
                      <w:rFonts w:ascii="Cambria Math" w:hAnsi="Cambria Math"/>
                    </w:rPr>
                    <m:t>M</m:t>
                  </w:ins>
                </m:r>
              </m:e>
              <m:sub>
                <m:r>
                  <w:ins w:id="348" w:author="诗月 胡" w:date="2026-09-27T00:27:00Z" w16du:dateUtc="2026-09-26T15:27:00Z">
                    <w:rPr>
                      <w:rFonts w:ascii="Cambria Math" w:hAnsi="Cambria Math"/>
                    </w:rPr>
                    <m:t>2</m:t>
                  </w:ins>
                </m:r>
              </m:sub>
            </m:sSub>
          </m:sub>
        </m:sSub>
      </m:oMath>
      <w:ins w:id="349" w:author="诗月 胡" w:date="2026-09-27T00:27:00Z" w16du:dateUtc="2026-09-26T15:27:00Z">
        <w:r>
          <w:rPr>
            <w:rFonts w:ascii="Times New Roman" w:hAnsi="Times New Roman" w:cs="Times New Roman"/>
          </w:rPr>
          <w:t xml:space="preserve"> for every </w:t>
        </w:r>
      </w:ins>
      <m:oMath>
        <m:r>
          <w:ins w:id="350" w:author="诗月 胡" w:date="2026-09-27T00:27:00Z" w16du:dateUtc="2026-09-26T15:27:00Z">
            <w:rPr>
              <w:rFonts w:ascii="Cambria Math" w:hAnsi="Cambria Math"/>
            </w:rPr>
            <m:t>k∈</m:t>
          </w:ins>
        </m:r>
        <m:limUpp>
          <m:limUppPr>
            <m:ctrlPr>
              <w:ins w:id="351" w:author="诗月 胡" w:date="2026-09-27T00:27:00Z" w16du:dateUtc="2026-09-26T15:27:00Z">
                <w:rPr>
                  <w:rFonts w:ascii="Cambria Math" w:hAnsi="Cambria Math"/>
                </w:rPr>
              </w:ins>
            </m:ctrlPr>
          </m:limUppPr>
          <m:e>
            <m:r>
              <w:ins w:id="352" w:author="诗月 胡" w:date="2026-09-27T00:27:00Z" w16du:dateUtc="2026-09-26T15:27:00Z">
                <m:rPr>
                  <m:scr m:val="script"/>
                </m:rPr>
                <w:rPr>
                  <w:rFonts w:ascii="Cambria Math" w:hAnsi="Cambria Math"/>
                </w:rPr>
                <m:t>K</m:t>
              </w:ins>
            </m:r>
          </m:e>
          <m:lim>
            <m:r>
              <w:ins w:id="353" w:author="诗月 胡" w:date="2026-09-27T00:27:00Z" w16du:dateUtc="2026-09-26T15:27:00Z">
                <w:rPr>
                  <w:rFonts w:ascii="Cambria Math" w:hAnsi="Cambria Math"/>
                </w:rPr>
                <m:t>~</m:t>
              </w:ins>
            </m:r>
          </m:lim>
        </m:limUpp>
      </m:oMath>
      <w:ins w:id="354" w:author="诗月 胡" w:date="2026-09-27T00:27:00Z" w16du:dateUtc="2026-09-26T15:27:00Z">
        <w:r>
          <w:rPr>
            <w:rFonts w:ascii="Times New Roman" w:hAnsi="Times New Roman" w:cs="Times New Roman"/>
          </w:rPr>
          <w:t>, then</w:t>
        </w:r>
      </w:ins>
    </w:p>
    <w:p w14:paraId="2B43644E" w14:textId="77777777" w:rsidR="00766443" w:rsidRDefault="00766443">
      <w:pPr>
        <w:pStyle w:val="MTDisplayEquation"/>
        <w:rPr>
          <w:ins w:id="355" w:author="诗月 胡" w:date="2026-09-27T00:27:00Z" w16du:dateUtc="2026-09-26T15:27:00Z"/>
        </w:rPr>
      </w:pPr>
      <w:ins w:id="356" w:author="诗月 胡" w:date="2026-09-27T00:27:00Z" w16du:dateUtc="2026-09-26T15:27:00Z">
        <w:r>
          <w:tab/>
        </w:r>
      </w:ins>
      <m:oMath>
        <m:limLow>
          <m:limLowPr>
            <m:ctrlPr>
              <w:ins w:id="357" w:author="诗月 胡" w:date="2026-09-27T00:27:00Z" w16du:dateUtc="2026-09-26T15:27:00Z">
                <w:rPr>
                  <w:rFonts w:ascii="Cambria Math" w:hAnsi="Cambria Math"/>
                </w:rPr>
              </w:ins>
            </m:ctrlPr>
          </m:limLowPr>
          <m:e>
            <m:r>
              <w:ins w:id="358" w:author="诗月 胡" w:date="2026-09-27T00:27:00Z" w16du:dateUtc="2026-09-26T15:27:00Z">
                <m:rPr>
                  <m:sty m:val="p"/>
                </m:rPr>
                <w:rPr>
                  <w:rFonts w:ascii="Cambria Math" w:hAnsi="Cambria Math"/>
                </w:rPr>
                <m:t>arg</m:t>
              </w:ins>
            </m:r>
            <m:r>
              <w:ins w:id="359" w:author="诗月 胡" w:date="2026-09-27T00:27:00Z" w16du:dateUtc="2026-09-26T15:27:00Z">
                <m:rPr>
                  <m:nor/>
                </m:rPr>
                <m:t> </m:t>
              </w:ins>
            </m:r>
            <m:r>
              <w:ins w:id="360" w:author="诗月 胡" w:date="2026-09-27T00:27:00Z" w16du:dateUtc="2026-09-26T15:27:00Z">
                <m:rPr>
                  <m:sty m:val="p"/>
                </m:rPr>
                <w:rPr>
                  <w:rFonts w:ascii="Cambria Math" w:hAnsi="Cambria Math"/>
                </w:rPr>
                <m:t>min</m:t>
              </w:ins>
            </m:r>
          </m:e>
          <m:lim>
            <m:r>
              <w:ins w:id="361" w:author="诗月 胡" w:date="2026-09-27T00:27:00Z" w16du:dateUtc="2026-09-26T15:27:00Z">
                <w:rPr>
                  <w:rFonts w:ascii="Cambria Math" w:hAnsi="Cambria Math"/>
                </w:rPr>
                <m:t>k∈</m:t>
              </w:ins>
            </m:r>
            <m:limUpp>
              <m:limUppPr>
                <m:ctrlPr>
                  <w:ins w:id="362" w:author="诗月 胡" w:date="2026-09-27T00:27:00Z" w16du:dateUtc="2026-09-26T15:27:00Z">
                    <w:rPr>
                      <w:rFonts w:ascii="Cambria Math" w:hAnsi="Cambria Math"/>
                    </w:rPr>
                  </w:ins>
                </m:ctrlPr>
              </m:limUppPr>
              <m:e>
                <m:r>
                  <w:ins w:id="363" w:author="诗月 胡" w:date="2026-09-27T00:27:00Z" w16du:dateUtc="2026-09-26T15:27:00Z">
                    <m:rPr>
                      <m:scr m:val="script"/>
                    </m:rPr>
                    <w:rPr>
                      <w:rFonts w:ascii="Cambria Math" w:hAnsi="Cambria Math"/>
                    </w:rPr>
                    <m:t>K</m:t>
                  </w:ins>
                </m:r>
              </m:e>
              <m:lim>
                <m:r>
                  <w:ins w:id="364" w:author="诗月 胡" w:date="2026-09-27T00:27:00Z" w16du:dateUtc="2026-09-26T15:27:00Z">
                    <w:rPr>
                      <w:rFonts w:ascii="Cambria Math" w:hAnsi="Cambria Math"/>
                    </w:rPr>
                    <m:t>~</m:t>
                  </w:ins>
                </m:r>
              </m:lim>
            </m:limUpp>
          </m:lim>
        </m:limLow>
        <m:r>
          <w:ins w:id="365" w:author="诗月 胡" w:date="2026-09-27T00:27:00Z" w16du:dateUtc="2026-09-26T15:27:00Z">
            <m:rPr>
              <m:nor/>
            </m:rPr>
            <m:t> </m:t>
          </w:ins>
        </m:r>
        <m:limLow>
          <m:limLowPr>
            <m:ctrlPr>
              <w:ins w:id="366" w:author="诗月 胡" w:date="2026-09-27T00:27:00Z" w16du:dateUtc="2026-09-26T15:27:00Z">
                <w:rPr>
                  <w:rFonts w:ascii="Cambria Math" w:hAnsi="Cambria Math"/>
                </w:rPr>
              </w:ins>
            </m:ctrlPr>
          </m:limLowPr>
          <m:e>
            <m:r>
              <w:ins w:id="367" w:author="诗月 胡" w:date="2026-09-27T00:27:00Z" w16du:dateUtc="2026-09-26T15:27:00Z">
                <m:rPr>
                  <m:sty m:val="p"/>
                </m:rPr>
                <w:rPr>
                  <w:rFonts w:ascii="Cambria Math" w:hAnsi="Cambria Math"/>
                </w:rPr>
                <m:t>max</m:t>
              </w:ins>
            </m:r>
          </m:e>
          <m:lim>
            <m:r>
              <w:ins w:id="368" w:author="诗月 胡" w:date="2026-09-27T00:27:00Z" w16du:dateUtc="2026-09-26T15:27:00Z">
                <w:rPr>
                  <w:rFonts w:ascii="Cambria Math" w:hAnsi="Cambria Math"/>
                </w:rPr>
                <m:t>m∈</m:t>
              </w:ins>
            </m:r>
            <m:sSub>
              <m:sSubPr>
                <m:ctrlPr>
                  <w:ins w:id="369" w:author="诗月 胡" w:date="2026-09-27T00:27:00Z" w16du:dateUtc="2026-09-26T15:27:00Z">
                    <w:rPr>
                      <w:rFonts w:ascii="Cambria Math" w:hAnsi="Cambria Math"/>
                    </w:rPr>
                  </w:ins>
                </m:ctrlPr>
              </m:sSubPr>
              <m:e>
                <m:r>
                  <w:ins w:id="370" w:author="诗月 胡" w:date="2026-09-27T00:27:00Z" w16du:dateUtc="2026-09-26T15:27:00Z">
                    <m:rPr>
                      <m:scr m:val="script"/>
                    </m:rPr>
                    <w:rPr>
                      <w:rFonts w:ascii="Cambria Math" w:hAnsi="Cambria Math"/>
                    </w:rPr>
                    <m:t>M</m:t>
                  </w:ins>
                </m:r>
              </m:e>
              <m:sub>
                <m:r>
                  <w:ins w:id="371" w:author="诗月 胡" w:date="2026-09-27T00:27:00Z" w16du:dateUtc="2026-09-26T15:27:00Z">
                    <w:rPr>
                      <w:rFonts w:ascii="Cambria Math" w:hAnsi="Cambria Math"/>
                    </w:rPr>
                    <m:t>D</m:t>
                  </w:ins>
                </m:r>
              </m:sub>
            </m:sSub>
          </m:lim>
        </m:limLow>
        <m:r>
          <w:ins w:id="372" w:author="诗月 胡" w:date="2026-09-27T00:27:00Z" w16du:dateUtc="2026-09-26T15:27:00Z">
            <m:rPr>
              <m:nor/>
            </m:rPr>
            <m:t> </m:t>
          </w:ins>
        </m:r>
        <m:sSub>
          <m:sSubPr>
            <m:ctrlPr>
              <w:ins w:id="373" w:author="诗月 胡" w:date="2026-09-27T00:27:00Z" w16du:dateUtc="2026-09-26T15:27:00Z">
                <w:rPr>
                  <w:rFonts w:ascii="Cambria Math" w:hAnsi="Cambria Math"/>
                </w:rPr>
              </w:ins>
            </m:ctrlPr>
          </m:sSubPr>
          <m:e>
            <m:r>
              <w:ins w:id="374" w:author="诗月 胡" w:date="2026-09-27T00:27:00Z" w16du:dateUtc="2026-09-26T15:27:00Z">
                <m:rPr>
                  <m:scr m:val="script"/>
                </m:rPr>
                <w:rPr>
                  <w:rFonts w:ascii="Cambria Math" w:hAnsi="Cambria Math"/>
                </w:rPr>
                <m:t>l</m:t>
              </w:ins>
            </m:r>
          </m:e>
          <m:sub>
            <m:r>
              <w:ins w:id="375" w:author="诗月 胡" w:date="2026-09-27T00:27:00Z" w16du:dateUtc="2026-09-26T15:27:00Z">
                <w:rPr>
                  <w:rFonts w:ascii="Cambria Math" w:hAnsi="Cambria Math"/>
                </w:rPr>
                <m:t>km</m:t>
              </w:ins>
            </m:r>
          </m:sub>
        </m:sSub>
        <m:r>
          <w:ins w:id="376" w:author="诗月 胡" w:date="2026-09-27T00:27:00Z" w16du:dateUtc="2026-09-26T15:27:00Z">
            <w:rPr>
              <w:rFonts w:ascii="Cambria Math" w:hAnsi="Cambria Math"/>
            </w:rPr>
            <m:t>=</m:t>
          </w:ins>
        </m:r>
        <m:limLow>
          <m:limLowPr>
            <m:ctrlPr>
              <w:ins w:id="377" w:author="诗月 胡" w:date="2026-09-27T00:27:00Z" w16du:dateUtc="2026-09-26T15:27:00Z">
                <w:rPr>
                  <w:rFonts w:ascii="Cambria Math" w:hAnsi="Cambria Math"/>
                </w:rPr>
              </w:ins>
            </m:ctrlPr>
          </m:limLowPr>
          <m:e>
            <m:r>
              <w:ins w:id="378" w:author="诗月 胡" w:date="2026-09-27T00:27:00Z" w16du:dateUtc="2026-09-26T15:27:00Z">
                <m:rPr>
                  <m:sty m:val="p"/>
                </m:rPr>
                <w:rPr>
                  <w:rFonts w:ascii="Cambria Math" w:hAnsi="Cambria Math"/>
                </w:rPr>
                <m:t>arg</m:t>
              </w:ins>
            </m:r>
            <m:r>
              <w:ins w:id="379" w:author="诗月 胡" w:date="2026-09-27T00:27:00Z" w16du:dateUtc="2026-09-26T15:27:00Z">
                <m:rPr>
                  <m:nor/>
                </m:rPr>
                <m:t> </m:t>
              </w:ins>
            </m:r>
            <m:r>
              <w:ins w:id="380" w:author="诗月 胡" w:date="2026-09-27T00:27:00Z" w16du:dateUtc="2026-09-26T15:27:00Z">
                <m:rPr>
                  <m:sty m:val="p"/>
                </m:rPr>
                <w:rPr>
                  <w:rFonts w:ascii="Cambria Math" w:hAnsi="Cambria Math"/>
                </w:rPr>
                <m:t>min</m:t>
              </w:ins>
            </m:r>
          </m:e>
          <m:lim>
            <m:r>
              <w:ins w:id="381" w:author="诗月 胡" w:date="2026-09-27T00:27:00Z" w16du:dateUtc="2026-09-26T15:27:00Z">
                <w:rPr>
                  <w:rFonts w:ascii="Cambria Math" w:hAnsi="Cambria Math"/>
                </w:rPr>
                <m:t>k∈</m:t>
              </w:ins>
            </m:r>
            <m:limUpp>
              <m:limUppPr>
                <m:ctrlPr>
                  <w:ins w:id="382" w:author="诗月 胡" w:date="2026-09-27T00:27:00Z" w16du:dateUtc="2026-09-26T15:27:00Z">
                    <w:rPr>
                      <w:rFonts w:ascii="Cambria Math" w:hAnsi="Cambria Math"/>
                    </w:rPr>
                  </w:ins>
                </m:ctrlPr>
              </m:limUppPr>
              <m:e>
                <m:r>
                  <w:ins w:id="383" w:author="诗月 胡" w:date="2026-09-27T00:27:00Z" w16du:dateUtc="2026-09-26T15:27:00Z">
                    <m:rPr>
                      <m:scr m:val="script"/>
                    </m:rPr>
                    <w:rPr>
                      <w:rFonts w:ascii="Cambria Math" w:hAnsi="Cambria Math"/>
                    </w:rPr>
                    <m:t>K</m:t>
                  </w:ins>
                </m:r>
              </m:e>
              <m:lim>
                <m:r>
                  <w:ins w:id="384" w:author="诗月 胡" w:date="2026-09-27T00:27:00Z" w16du:dateUtc="2026-09-26T15:27:00Z">
                    <w:rPr>
                      <w:rFonts w:ascii="Cambria Math" w:hAnsi="Cambria Math"/>
                    </w:rPr>
                    <m:t>~</m:t>
                  </w:ins>
                </m:r>
              </m:lim>
            </m:limUpp>
          </m:lim>
        </m:limLow>
        <m:r>
          <w:ins w:id="385" w:author="诗月 胡" w:date="2026-09-27T00:27:00Z" w16du:dateUtc="2026-09-26T15:27:00Z">
            <m:rPr>
              <m:nor/>
            </m:rPr>
            <m:t> </m:t>
          </w:ins>
        </m:r>
        <m:sSub>
          <m:sSubPr>
            <m:ctrlPr>
              <w:ins w:id="386" w:author="诗月 胡" w:date="2026-09-27T00:27:00Z" w16du:dateUtc="2026-09-26T15:27:00Z">
                <w:rPr>
                  <w:rFonts w:ascii="Cambria Math" w:hAnsi="Cambria Math"/>
                </w:rPr>
              </w:ins>
            </m:ctrlPr>
          </m:sSubPr>
          <m:e>
            <m:r>
              <w:ins w:id="387" w:author="诗月 胡" w:date="2026-09-27T00:27:00Z" w16du:dateUtc="2026-09-26T15:27:00Z">
                <m:rPr>
                  <m:scr m:val="script"/>
                </m:rPr>
                <w:rPr>
                  <w:rFonts w:ascii="Cambria Math" w:hAnsi="Cambria Math"/>
                </w:rPr>
                <m:t>l</m:t>
              </w:ins>
            </m:r>
          </m:e>
          <m:sub>
            <m:r>
              <w:ins w:id="388" w:author="诗月 胡" w:date="2026-09-27T00:27:00Z" w16du:dateUtc="2026-09-26T15:27:00Z">
                <w:rPr>
                  <w:rFonts w:ascii="Cambria Math" w:hAnsi="Cambria Math"/>
                </w:rPr>
                <m:t>k</m:t>
              </w:ins>
            </m:r>
            <m:sSub>
              <m:sSubPr>
                <m:ctrlPr>
                  <w:ins w:id="389" w:author="诗月 胡" w:date="2026-09-27T00:27:00Z" w16du:dateUtc="2026-09-26T15:27:00Z">
                    <w:rPr>
                      <w:rFonts w:ascii="Cambria Math" w:hAnsi="Cambria Math"/>
                    </w:rPr>
                  </w:ins>
                </m:ctrlPr>
              </m:sSubPr>
              <m:e>
                <m:r>
                  <w:ins w:id="390" w:author="诗月 胡" w:date="2026-09-27T00:27:00Z" w16du:dateUtc="2026-09-26T15:27:00Z">
                    <w:rPr>
                      <w:rFonts w:ascii="Cambria Math" w:hAnsi="Cambria Math"/>
                    </w:rPr>
                    <m:t>M</m:t>
                  </w:ins>
                </m:r>
              </m:e>
              <m:sub>
                <m:r>
                  <w:ins w:id="391" w:author="诗月 胡" w:date="2026-09-27T00:27:00Z" w16du:dateUtc="2026-09-26T15:27:00Z">
                    <w:rPr>
                      <w:rFonts w:ascii="Cambria Math" w:hAnsi="Cambria Math"/>
                    </w:rPr>
                    <m:t>2</m:t>
                  </w:ins>
                </m:r>
              </m:sub>
            </m:sSub>
          </m:sub>
        </m:sSub>
        <m:r>
          <w:ins w:id="392" w:author="诗月 胡" w:date="2026-09-27T00:27:00Z" w16du:dateUtc="2026-09-26T15:27:00Z">
            <w:rPr>
              <w:rFonts w:ascii="Cambria Math" w:hAnsi="Cambria Math"/>
            </w:rPr>
            <m:t>.</m:t>
          </w:ins>
        </m:r>
      </m:oMath>
      <w:ins w:id="393"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(50)</w:instrText>
        </w:r>
        <w:r>
          <w:fldChar w:fldCharType="end"/>
        </w:r>
      </w:ins>
    </w:p>
    <w:p w14:paraId="536BD110" w14:textId="77777777" w:rsidR="00766443" w:rsidRDefault="00766443">
      <w:pPr>
        <w:rPr>
          <w:ins w:id="394" w:author="诗月 胡" w:date="2026-09-27T00:27:00Z" w16du:dateUtc="2026-09-26T15:27:00Z"/>
        </w:rPr>
      </w:pPr>
      <w:ins w:id="395" w:author="诗月 胡" w:date="2026-09-27T00:27:00Z" w16du:dateUtc="2026-09-26T15:27:00Z">
        <w:r>
          <w:rPr>
            <w:rFonts w:ascii="Times New Roman" w:hAnsi="Times New Roman" w:cs="Times New Roman"/>
            <w:b/>
          </w:rPr>
          <w:t>Proof.</w:t>
        </w:r>
        <w:r>
          <w:rPr>
            <w:rFonts w:ascii="Times New Roman" w:hAnsi="Times New Roman" w:cs="Times New Roman"/>
          </w:rPr>
          <w:t xml:space="preserve"> (a) Equation (47) gives </w:t>
        </w:r>
      </w:ins>
      <m:oMath>
        <m:sSub>
          <m:sSubPr>
            <m:ctrlPr>
              <w:ins w:id="396" w:author="诗月 胡" w:date="2026-09-27T00:27:00Z" w16du:dateUtc="2026-09-26T15:27:00Z">
                <w:rPr>
                  <w:rFonts w:ascii="Cambria Math" w:hAnsi="Cambria Math"/>
                </w:rPr>
              </w:ins>
            </m:ctrlPr>
          </m:sSubPr>
          <m:e>
            <m:r>
              <w:ins w:id="397" w:author="诗月 胡" w:date="2026-09-27T00:27:00Z" w16du:dateUtc="2026-09-26T15:27:00Z">
                <w:rPr>
                  <w:rFonts w:ascii="Cambria Math" w:hAnsi="Cambria Math"/>
                </w:rPr>
                <m:t>a</m:t>
              </w:ins>
            </m:r>
          </m:e>
          <m:sub>
            <m:r>
              <w:ins w:id="398" w:author="诗月 胡" w:date="2026-09-27T00:27:00Z" w16du:dateUtc="2026-09-26T15:27:00Z">
                <w:rPr>
                  <w:rFonts w:ascii="Cambria Math" w:hAnsi="Cambria Math"/>
                </w:rPr>
                <m:t>q</m:t>
              </w:ins>
            </m:r>
          </m:sub>
        </m:sSub>
        <m:r>
          <w:ins w:id="399" w:author="诗月 胡" w:date="2026-09-27T00:27:00Z" w16du:dateUtc="2026-09-26T15:27:00Z">
            <w:rPr>
              <w:rFonts w:ascii="Cambria Math" w:hAnsi="Cambria Math"/>
            </w:rPr>
            <m:t>≤</m:t>
          </w:ins>
        </m:r>
        <m:sSub>
          <m:sSubPr>
            <m:ctrlPr>
              <w:ins w:id="400" w:author="诗月 胡" w:date="2026-09-27T00:27:00Z" w16du:dateUtc="2026-09-26T15:27:00Z">
                <w:rPr>
                  <w:rFonts w:ascii="Cambria Math" w:hAnsi="Cambria Math"/>
                </w:rPr>
              </w:ins>
            </m:ctrlPr>
          </m:sSubPr>
          <m:e>
            <m:r>
              <w:ins w:id="401" w:author="诗月 胡" w:date="2026-09-27T00:27:00Z" w16du:dateUtc="2026-09-26T15:27:00Z">
                <w:rPr>
                  <w:rFonts w:ascii="Cambria Math" w:hAnsi="Cambria Math"/>
                </w:rPr>
                <m:t>b</m:t>
              </w:ins>
            </m:r>
          </m:e>
          <m:sub>
            <m:r>
              <w:ins w:id="402" w:author="诗月 胡" w:date="2026-09-27T00:27:00Z" w16du:dateUtc="2026-09-26T15:27:00Z">
                <w:rPr>
                  <w:rFonts w:ascii="Cambria Math" w:hAnsi="Cambria Math"/>
                </w:rPr>
                <m:t>q</m:t>
              </w:ins>
            </m:r>
          </m:sub>
        </m:sSub>
      </m:oMath>
      <w:ins w:id="403" w:author="诗月 胡" w:date="2026-09-27T00:27:00Z" w16du:dateUtc="2026-09-26T15:27:00Z">
        <w:r>
          <w:rPr>
            <w:rFonts w:ascii="Times New Roman" w:hAnsi="Times New Roman" w:cs="Times New Roman"/>
          </w:rPr>
          <w:t xml:space="preserve">. The ordering gives </w:t>
        </w:r>
      </w:ins>
      <m:oMath>
        <m:sSub>
          <m:sSubPr>
            <m:ctrlPr>
              <w:ins w:id="404" w:author="诗月 胡" w:date="2026-09-27T00:27:00Z" w16du:dateUtc="2026-09-26T15:27:00Z">
                <w:rPr>
                  <w:rFonts w:ascii="Cambria Math" w:hAnsi="Cambria Math"/>
                </w:rPr>
              </w:ins>
            </m:ctrlPr>
          </m:sSubPr>
          <m:e>
            <m:r>
              <w:ins w:id="405" w:author="诗月 胡" w:date="2026-09-27T00:27:00Z" w16du:dateUtc="2026-09-26T15:27:00Z">
                <w:rPr>
                  <w:rFonts w:ascii="Cambria Math" w:hAnsi="Cambria Math"/>
                </w:rPr>
                <m:t>V</m:t>
              </w:ins>
            </m:r>
          </m:e>
          <m:sub>
            <m:r>
              <w:ins w:id="406" w:author="诗月 胡" w:date="2026-09-27T00:27:00Z" w16du:dateUtc="2026-09-26T15:27:00Z">
                <w:rPr>
                  <w:rFonts w:ascii="Cambria Math" w:hAnsi="Cambria Math"/>
                </w:rPr>
                <m:t>q</m:t>
              </w:ins>
            </m:r>
          </m:sub>
        </m:sSub>
        <m:r>
          <w:ins w:id="407" w:author="诗月 胡" w:date="2026-09-27T00:27:00Z" w16du:dateUtc="2026-09-26T15:27:00Z">
            <w:rPr>
              <w:rFonts w:ascii="Cambria Math" w:hAnsi="Cambria Math"/>
            </w:rPr>
            <m:t>=</m:t>
          </w:ins>
        </m:r>
        <m:sSub>
          <m:sSubPr>
            <m:ctrlPr>
              <w:ins w:id="408" w:author="诗月 胡" w:date="2026-09-27T00:27:00Z" w16du:dateUtc="2026-09-26T15:27:00Z">
                <w:rPr>
                  <w:rFonts w:ascii="Cambria Math" w:hAnsi="Cambria Math"/>
                </w:rPr>
              </w:ins>
            </m:ctrlPr>
          </m:sSubPr>
          <m:e>
            <m:r>
              <w:ins w:id="409" w:author="诗月 胡" w:date="2026-09-27T00:27:00Z" w16du:dateUtc="2026-09-26T15:27:00Z">
                <w:rPr>
                  <w:rFonts w:ascii="Cambria Math" w:hAnsi="Cambria Math"/>
                </w:rPr>
                <m:t>b</m:t>
              </w:ins>
            </m:r>
          </m:e>
          <m:sub>
            <m:r>
              <w:ins w:id="410" w:author="诗月 胡" w:date="2026-09-27T00:27:00Z" w16du:dateUtc="2026-09-26T15:27:00Z">
                <w:rPr>
                  <w:rFonts w:ascii="Cambria Math" w:hAnsi="Cambria Math"/>
                </w:rPr>
                <m:t>q</m:t>
              </w:ins>
            </m:r>
          </m:sub>
        </m:sSub>
      </m:oMath>
      <w:ins w:id="411" w:author="诗月 胡" w:date="2026-09-27T00:27:00Z" w16du:dateUtc="2026-09-26T15:27:00Z">
        <w:r>
          <w:rPr>
            <w:rFonts w:ascii="Times New Roman" w:hAnsi="Times New Roman" w:cs="Times New Roman"/>
          </w:rPr>
          <w:t xml:space="preserve"> for every selectable class, so both minimizations have the same objective. (b) The per-candidate ordering gives </w:t>
        </w:r>
      </w:ins>
      <m:oMath>
        <m:sSub>
          <m:sSubPr>
            <m:ctrlPr>
              <w:ins w:id="412" w:author="诗月 胡" w:date="2026-09-27T00:27:00Z" w16du:dateUtc="2026-09-26T15:27:00Z">
                <w:rPr>
                  <w:rFonts w:ascii="Cambria Math" w:hAnsi="Cambria Math"/>
                </w:rPr>
              </w:ins>
            </m:ctrlPr>
          </m:sSubPr>
          <m:e>
            <m:r>
              <w:ins w:id="413" w:author="诗月 胡" w:date="2026-09-27T00:27:00Z" w16du:dateUtc="2026-09-26T15:27:00Z">
                <m:rPr>
                  <m:sty m:val="p"/>
                </m:rPr>
                <w:rPr>
                  <w:rFonts w:ascii="Cambria Math" w:hAnsi="Cambria Math"/>
                </w:rPr>
                <m:t>max</m:t>
              </w:ins>
            </m:r>
          </m:e>
          <m:sub>
            <m:r>
              <w:ins w:id="414" w:author="诗月 胡" w:date="2026-09-27T00:27:00Z" w16du:dateUtc="2026-09-26T15:27:00Z">
                <w:rPr>
                  <w:rFonts w:ascii="Cambria Math" w:hAnsi="Cambria Math"/>
                </w:rPr>
                <m:t>m∈</m:t>
              </w:ins>
            </m:r>
            <m:sSub>
              <m:sSubPr>
                <m:ctrlPr>
                  <w:ins w:id="415" w:author="诗月 胡" w:date="2026-09-27T00:27:00Z" w16du:dateUtc="2026-09-26T15:27:00Z">
                    <w:rPr>
                      <w:rFonts w:ascii="Cambria Math" w:hAnsi="Cambria Math"/>
                    </w:rPr>
                  </w:ins>
                </m:ctrlPr>
              </m:sSubPr>
              <m:e>
                <m:r>
                  <w:ins w:id="416" w:author="诗月 胡" w:date="2026-09-27T00:27:00Z" w16du:dateUtc="2026-09-26T15:27:00Z">
                    <m:rPr>
                      <m:scr m:val="script"/>
                    </m:rPr>
                    <w:rPr>
                      <w:rFonts w:ascii="Cambria Math" w:hAnsi="Cambria Math"/>
                    </w:rPr>
                    <m:t>M</m:t>
                  </w:ins>
                </m:r>
              </m:e>
              <m:sub>
                <m:r>
                  <w:ins w:id="417" w:author="诗月 胡" w:date="2026-09-27T00:27:00Z" w16du:dateUtc="2026-09-26T15:27:00Z">
                    <w:rPr>
                      <w:rFonts w:ascii="Cambria Math" w:hAnsi="Cambria Math"/>
                    </w:rPr>
                    <m:t>D</m:t>
                  </w:ins>
                </m:r>
              </m:sub>
            </m:sSub>
          </m:sub>
        </m:sSub>
        <m:sSub>
          <m:sSubPr>
            <m:ctrlPr>
              <w:ins w:id="418" w:author="诗月 胡" w:date="2026-09-27T00:27:00Z" w16du:dateUtc="2026-09-26T15:27:00Z">
                <w:rPr>
                  <w:rFonts w:ascii="Cambria Math" w:hAnsi="Cambria Math"/>
                </w:rPr>
              </w:ins>
            </m:ctrlPr>
          </m:sSubPr>
          <m:e>
            <m:r>
              <w:ins w:id="419" w:author="诗月 胡" w:date="2026-09-27T00:27:00Z" w16du:dateUtc="2026-09-26T15:27:00Z">
                <m:rPr>
                  <m:scr m:val="script"/>
                </m:rPr>
                <w:rPr>
                  <w:rFonts w:ascii="Cambria Math" w:hAnsi="Cambria Math"/>
                </w:rPr>
                <m:t>l</m:t>
              </w:ins>
            </m:r>
          </m:e>
          <m:sub>
            <m:r>
              <w:ins w:id="420" w:author="诗月 胡" w:date="2026-09-27T00:27:00Z" w16du:dateUtc="2026-09-26T15:27:00Z">
                <w:rPr>
                  <w:rFonts w:ascii="Cambria Math" w:hAnsi="Cambria Math"/>
                </w:rPr>
                <m:t>km</m:t>
              </w:ins>
            </m:r>
          </m:sub>
        </m:sSub>
        <m:r>
          <w:ins w:id="421" w:author="诗月 胡" w:date="2026-09-27T00:27:00Z" w16du:dateUtc="2026-09-26T15:27:00Z">
            <w:rPr>
              <w:rFonts w:ascii="Cambria Math" w:hAnsi="Cambria Math"/>
            </w:rPr>
            <m:t>=</m:t>
          </w:ins>
        </m:r>
        <m:sSub>
          <m:sSubPr>
            <m:ctrlPr>
              <w:ins w:id="422" w:author="诗月 胡" w:date="2026-09-27T00:27:00Z" w16du:dateUtc="2026-09-26T15:27:00Z">
                <w:rPr>
                  <w:rFonts w:ascii="Cambria Math" w:hAnsi="Cambria Math"/>
                </w:rPr>
              </w:ins>
            </m:ctrlPr>
          </m:sSubPr>
          <m:e>
            <m:r>
              <w:ins w:id="423" w:author="诗月 胡" w:date="2026-09-27T00:27:00Z" w16du:dateUtc="2026-09-26T15:27:00Z">
                <m:rPr>
                  <m:scr m:val="script"/>
                </m:rPr>
                <w:rPr>
                  <w:rFonts w:ascii="Cambria Math" w:hAnsi="Cambria Math"/>
                </w:rPr>
                <m:t>l</m:t>
              </w:ins>
            </m:r>
          </m:e>
          <m:sub>
            <m:r>
              <w:ins w:id="424" w:author="诗月 胡" w:date="2026-09-27T00:27:00Z" w16du:dateUtc="2026-09-26T15:27:00Z">
                <w:rPr>
                  <w:rFonts w:ascii="Cambria Math" w:hAnsi="Cambria Math"/>
                </w:rPr>
                <m:t>k</m:t>
              </w:ins>
            </m:r>
            <m:sSub>
              <m:sSubPr>
                <m:ctrlPr>
                  <w:ins w:id="425" w:author="诗月 胡" w:date="2026-09-27T00:27:00Z" w16du:dateUtc="2026-09-26T15:27:00Z">
                    <w:rPr>
                      <w:rFonts w:ascii="Cambria Math" w:hAnsi="Cambria Math"/>
                    </w:rPr>
                  </w:ins>
                </m:ctrlPr>
              </m:sSubPr>
              <m:e>
                <m:r>
                  <w:ins w:id="426" w:author="诗月 胡" w:date="2026-09-27T00:27:00Z" w16du:dateUtc="2026-09-26T15:27:00Z">
                    <w:rPr>
                      <w:rFonts w:ascii="Cambria Math" w:hAnsi="Cambria Math"/>
                    </w:rPr>
                    <m:t>M</m:t>
                  </w:ins>
                </m:r>
              </m:e>
              <m:sub>
                <m:r>
                  <w:ins w:id="427" w:author="诗月 胡" w:date="2026-09-27T00:27:00Z" w16du:dateUtc="2026-09-26T15:27:00Z">
                    <w:rPr>
                      <w:rFonts w:ascii="Cambria Math" w:hAnsi="Cambria Math"/>
                    </w:rPr>
                    <m:t>2</m:t>
                  </w:ins>
                </m:r>
              </m:sub>
            </m:sSub>
          </m:sub>
        </m:sSub>
      </m:oMath>
      <w:ins w:id="428" w:author="诗月 胡" w:date="2026-09-27T00:27:00Z" w16du:dateUtc="2026-09-26T15:27:00Z">
        <w:r>
          <w:rPr>
            <w:rFonts w:ascii="Times New Roman" w:hAnsi="Times New Roman" w:cs="Times New Roman"/>
          </w:rPr>
          <w:t xml:space="preserve"> for every </w:t>
        </w:r>
      </w:ins>
      <m:oMath>
        <m:r>
          <w:ins w:id="429" w:author="诗月 胡" w:date="2026-09-27T00:27:00Z" w16du:dateUtc="2026-09-26T15:27:00Z">
            <w:rPr>
              <w:rFonts w:ascii="Cambria Math" w:hAnsi="Cambria Math"/>
            </w:rPr>
            <m:t>k∈</m:t>
          </w:ins>
        </m:r>
        <m:limUpp>
          <m:limUppPr>
            <m:ctrlPr>
              <w:ins w:id="430" w:author="诗月 胡" w:date="2026-09-27T00:27:00Z" w16du:dateUtc="2026-09-26T15:27:00Z">
                <w:rPr>
                  <w:rFonts w:ascii="Cambria Math" w:hAnsi="Cambria Math"/>
                </w:rPr>
              </w:ins>
            </m:ctrlPr>
          </m:limUppPr>
          <m:e>
            <m:r>
              <w:ins w:id="431" w:author="诗月 胡" w:date="2026-09-27T00:27:00Z" w16du:dateUtc="2026-09-26T15:27:00Z">
                <m:rPr>
                  <m:scr m:val="script"/>
                </m:rPr>
                <w:rPr>
                  <w:rFonts w:ascii="Cambria Math" w:hAnsi="Cambria Math"/>
                </w:rPr>
                <m:t>K</m:t>
              </w:ins>
            </m:r>
          </m:e>
          <m:lim>
            <m:r>
              <w:ins w:id="432" w:author="诗月 胡" w:date="2026-09-27T00:27:00Z" w16du:dateUtc="2026-09-26T15:27:00Z">
                <w:rPr>
                  <w:rFonts w:ascii="Cambria Math" w:hAnsi="Cambria Math"/>
                </w:rPr>
                <m:t>~</m:t>
              </w:ins>
            </m:r>
          </m:lim>
        </m:limUpp>
      </m:oMath>
      <w:ins w:id="433" w:author="诗月 胡" w:date="2026-09-27T00:27:00Z" w16du:dateUtc="2026-09-26T15:27:00Z">
        <w:r>
          <w:rPr>
            <w:rFonts w:ascii="Times New Roman" w:hAnsi="Times New Roman" w:cs="Times New Roman"/>
          </w:rPr>
          <w:t xml:space="preserve">, and the same argument applies. </w:t>
        </w:r>
      </w:ins>
      <m:oMath>
        <m:r>
          <w:ins w:id="434" w:author="诗月 胡" w:date="2026-09-27T00:27:00Z" w16du:dateUtc="2026-09-26T15:27:00Z">
            <w:rPr>
              <w:rFonts w:ascii="Cambria Math" w:hAnsi="Cambria Math"/>
            </w:rPr>
            <m:t>◻</m:t>
          </w:ins>
        </m:r>
      </m:oMath>
      <w:ins w:id="435" w:author="诗月 胡" w:date="2026-09-27T00:27:00Z" w16du:dateUtc="2026-09-26T15:27:00Z">
        <w:r>
          <w:rPr>
            <w:rFonts w:ascii="Times New Roman" w:hAnsi="Times New Roman" w:cs="Times New Roman"/>
          </w:rPr>
          <w:t xml:space="preserve"> Theorem 1 supplies, through Equation (47), one sufficient route to the premise of (a) and, directly, one route to the premise of (b). Both premises can also be checked on the class medians or on the candidate scores, without requiring request-level ordering for every candidate. With a common tie convention, both minimizations return the same class or candidate.</w:t>
        </w:r>
      </w:ins>
    </w:p>
    <w:p w14:paraId="6A402CA6" w14:textId="77777777" w:rsidR="00766443" w:rsidRDefault="00766443">
      <w:pPr>
        <w:rPr>
          <w:ins w:id="436" w:author="诗月 胡" w:date="2026-09-27T00:27:00Z" w16du:dateUtc="2026-09-26T15:27:00Z"/>
        </w:rPr>
      </w:pPr>
      <w:ins w:id="437" w:author="诗月 胡" w:date="2026-09-27T00:27:00Z" w16du:dateUtc="2026-09-26T15:27:00Z">
        <w:r>
          <w:rPr>
            <w:rFonts w:ascii="Times New Roman" w:hAnsi="Times New Roman" w:cs="Times New Roman"/>
          </w:rPr>
          <w:t xml:space="preserve">    Part (b) underlies the screening step of Section 4.5. If </w:t>
        </w:r>
      </w:ins>
      <m:oMath>
        <m:sSub>
          <m:sSubPr>
            <m:ctrlPr>
              <w:ins w:id="438" w:author="诗月 胡" w:date="2026-09-27T00:27:00Z" w16du:dateUtc="2026-09-26T15:27:00Z">
                <w:rPr>
                  <w:rFonts w:ascii="Cambria Math" w:hAnsi="Cambria Math"/>
                </w:rPr>
              </w:ins>
            </m:ctrlPr>
          </m:sSubPr>
          <m:e>
            <m:r>
              <w:ins w:id="439" w:author="诗月 胡" w:date="2026-09-27T00:27:00Z" w16du:dateUtc="2026-09-26T15:27:00Z">
                <m:rPr>
                  <m:scr m:val="script"/>
                </m:rPr>
                <w:rPr>
                  <w:rFonts w:ascii="Cambria Math" w:hAnsi="Cambria Math"/>
                </w:rPr>
                <m:t>l</m:t>
              </w:ins>
            </m:r>
          </m:e>
          <m:sub>
            <m:r>
              <w:ins w:id="440" w:author="诗月 胡" w:date="2026-09-27T00:27:00Z" w16du:dateUtc="2026-09-26T15:27:00Z">
                <w:rPr>
                  <w:rFonts w:ascii="Cambria Math" w:hAnsi="Cambria Math"/>
                </w:rPr>
                <m:t>k</m:t>
              </w:ins>
            </m:r>
            <m:sSub>
              <m:sSubPr>
                <m:ctrlPr>
                  <w:ins w:id="441" w:author="诗月 胡" w:date="2026-09-27T00:27:00Z" w16du:dateUtc="2026-09-26T15:27:00Z">
                    <w:rPr>
                      <w:rFonts w:ascii="Cambria Math" w:hAnsi="Cambria Math"/>
                    </w:rPr>
                  </w:ins>
                </m:ctrlPr>
              </m:sSubPr>
              <m:e>
                <m:r>
                  <w:ins w:id="442" w:author="诗月 胡" w:date="2026-09-27T00:27:00Z" w16du:dateUtc="2026-09-26T15:27:00Z">
                    <w:rPr>
                      <w:rFonts w:ascii="Cambria Math" w:hAnsi="Cambria Math"/>
                    </w:rPr>
                    <m:t>M</m:t>
                  </w:ins>
                </m:r>
              </m:e>
              <m:sub>
                <m:r>
                  <w:ins w:id="443" w:author="诗月 胡" w:date="2026-09-27T00:27:00Z" w16du:dateUtc="2026-09-26T15:27:00Z">
                    <w:rPr>
                      <w:rFonts w:ascii="Cambria Math" w:hAnsi="Cambria Math"/>
                    </w:rPr>
                    <m:t>1</m:t>
                  </w:ins>
                </m:r>
              </m:sub>
            </m:sSub>
          </m:sub>
        </m:sSub>
        <m:r>
          <w:ins w:id="444" w:author="诗月 胡" w:date="2026-09-27T00:27:00Z" w16du:dateUtc="2026-09-26T15:27:00Z">
            <w:rPr>
              <w:rFonts w:ascii="Cambria Math" w:hAnsi="Cambria Math"/>
            </w:rPr>
            <m:t>≤</m:t>
          </w:ins>
        </m:r>
        <m:sSub>
          <m:sSubPr>
            <m:ctrlPr>
              <w:ins w:id="445" w:author="诗月 胡" w:date="2026-09-27T00:27:00Z" w16du:dateUtc="2026-09-26T15:27:00Z">
                <w:rPr>
                  <w:rFonts w:ascii="Cambria Math" w:hAnsi="Cambria Math"/>
                </w:rPr>
              </w:ins>
            </m:ctrlPr>
          </m:sSubPr>
          <m:e>
            <m:r>
              <w:ins w:id="446" w:author="诗月 胡" w:date="2026-09-27T00:27:00Z" w16du:dateUtc="2026-09-26T15:27:00Z">
                <m:rPr>
                  <m:scr m:val="script"/>
                </m:rPr>
                <w:rPr>
                  <w:rFonts w:ascii="Cambria Math" w:hAnsi="Cambria Math"/>
                </w:rPr>
                <m:t>l</m:t>
              </w:ins>
            </m:r>
          </m:e>
          <m:sub>
            <m:r>
              <w:ins w:id="447" w:author="诗月 胡" w:date="2026-09-27T00:27:00Z" w16du:dateUtc="2026-09-26T15:27:00Z">
                <w:rPr>
                  <w:rFonts w:ascii="Cambria Math" w:hAnsi="Cambria Math"/>
                </w:rPr>
                <m:t>k</m:t>
              </w:ins>
            </m:r>
            <m:sSub>
              <m:sSubPr>
                <m:ctrlPr>
                  <w:ins w:id="448" w:author="诗月 胡" w:date="2026-09-27T00:27:00Z" w16du:dateUtc="2026-09-26T15:27:00Z">
                    <w:rPr>
                      <w:rFonts w:ascii="Cambria Math" w:hAnsi="Cambria Math"/>
                    </w:rPr>
                  </w:ins>
                </m:ctrlPr>
              </m:sSubPr>
              <m:e>
                <m:r>
                  <w:ins w:id="449" w:author="诗月 胡" w:date="2026-09-27T00:27:00Z" w16du:dateUtc="2026-09-26T15:27:00Z">
                    <w:rPr>
                      <w:rFonts w:ascii="Cambria Math" w:hAnsi="Cambria Math"/>
                    </w:rPr>
                    <m:t>M</m:t>
                  </w:ins>
                </m:r>
              </m:e>
              <m:sub>
                <m:r>
                  <w:ins w:id="450" w:author="诗月 胡" w:date="2026-09-27T00:27:00Z" w16du:dateUtc="2026-09-26T15:27:00Z">
                    <w:rPr>
                      <w:rFonts w:ascii="Cambria Math" w:hAnsi="Cambria Math"/>
                    </w:rPr>
                    <m:t>2</m:t>
                  </w:ins>
                </m:r>
              </m:sub>
            </m:sSub>
          </m:sub>
        </m:sSub>
      </m:oMath>
      <w:ins w:id="451" w:author="诗月 胡" w:date="2026-09-27T00:27:00Z" w16du:dateUtc="2026-09-26T15:27:00Z">
        <w:r>
          <w:rPr>
            <w:rFonts w:ascii="Times New Roman" w:hAnsi="Times New Roman" w:cs="Times New Roman"/>
          </w:rPr>
          <w:t xml:space="preserve"> for every candidate of a screened pool, the </w:t>
        </w:r>
      </w:ins>
      <m:oMath>
        <m:sSub>
          <m:sSubPr>
            <m:ctrlPr>
              <w:ins w:id="452" w:author="诗月 胡" w:date="2026-09-27T00:27:00Z" w16du:dateUtc="2026-09-26T15:27:00Z">
                <w:rPr>
                  <w:rFonts w:ascii="Cambria Math" w:hAnsi="Cambria Math"/>
                </w:rPr>
              </w:ins>
            </m:ctrlPr>
          </m:sSubPr>
          <m:e>
            <m:r>
              <w:ins w:id="453" w:author="诗月 胡" w:date="2026-09-27T00:27:00Z" w16du:dateUtc="2026-09-26T15:27:00Z">
                <w:rPr>
                  <w:rFonts w:ascii="Cambria Math" w:hAnsi="Cambria Math"/>
                </w:rPr>
                <m:t>M</m:t>
              </w:ins>
            </m:r>
          </m:e>
          <m:sub>
            <m:r>
              <w:ins w:id="454" w:author="诗月 胡" w:date="2026-09-27T00:27:00Z" w16du:dateUtc="2026-09-26T15:27:00Z">
                <w:rPr>
                  <w:rFonts w:ascii="Cambria Math" w:hAnsi="Cambria Math"/>
                </w:rPr>
                <m:t>2</m:t>
              </w:ins>
            </m:r>
          </m:sub>
        </m:sSub>
      </m:oMath>
      <w:ins w:id="455" w:author="诗月 胡" w:date="2026-09-27T00:27:00Z" w16du:dateUtc="2026-09-26T15:27:00Z">
        <w:r>
          <w:rPr>
            <w:rFonts w:ascii="Times New Roman" w:hAnsi="Times New Roman" w:cs="Times New Roman"/>
          </w:rPr>
          <w:t xml:space="preserve"> score and the minimax score coincide on that pool, so they give the same ranking and, with a common tie order, the same shortlist of every size. Checking the premise requires the </w:t>
        </w:r>
      </w:ins>
      <m:oMath>
        <m:sSub>
          <m:sSubPr>
            <m:ctrlPr>
              <w:ins w:id="456" w:author="诗月 胡" w:date="2026-09-27T00:27:00Z" w16du:dateUtc="2026-09-26T15:27:00Z">
                <w:rPr>
                  <w:rFonts w:ascii="Cambria Math" w:hAnsi="Cambria Math"/>
                </w:rPr>
              </w:ins>
            </m:ctrlPr>
          </m:sSubPr>
          <m:e>
            <m:r>
              <w:ins w:id="457" w:author="诗月 胡" w:date="2026-09-27T00:27:00Z" w16du:dateUtc="2026-09-26T15:27:00Z">
                <w:rPr>
                  <w:rFonts w:ascii="Cambria Math" w:hAnsi="Cambria Math"/>
                </w:rPr>
                <m:t>M</m:t>
              </w:ins>
            </m:r>
          </m:e>
          <m:sub>
            <m:r>
              <w:ins w:id="458" w:author="诗月 胡" w:date="2026-09-27T00:27:00Z" w16du:dateUtc="2026-09-26T15:27:00Z">
                <w:rPr>
                  <w:rFonts w:ascii="Cambria Math" w:hAnsi="Cambria Math"/>
                </w:rPr>
                <m:t>1</m:t>
              </w:ins>
            </m:r>
          </m:sub>
        </m:sSub>
      </m:oMath>
      <w:ins w:id="459" w:author="诗月 胡" w:date="2026-09-27T00:27:00Z" w16du:dateUtc="2026-09-26T15:27:00Z">
        <w:r>
          <w:rPr>
            <w:rFonts w:ascii="Times New Roman" w:hAnsi="Times New Roman" w:cs="Times New Roman"/>
          </w:rPr>
          <w:t xml:space="preserve"> scores, and so do conditions (c) and (d) of Theorem 1, which are assessed on the paired reservation paths; screening by the </w:t>
        </w:r>
      </w:ins>
      <m:oMath>
        <m:sSub>
          <m:sSubPr>
            <m:ctrlPr>
              <w:ins w:id="460" w:author="诗月 胡" w:date="2026-09-27T00:27:00Z" w16du:dateUtc="2026-09-26T15:27:00Z">
                <w:rPr>
                  <w:rFonts w:ascii="Cambria Math" w:hAnsi="Cambria Math"/>
                </w:rPr>
              </w:ins>
            </m:ctrlPr>
          </m:sSubPr>
          <m:e>
            <m:r>
              <w:ins w:id="461" w:author="诗月 胡" w:date="2026-09-27T00:27:00Z" w16du:dateUtc="2026-09-26T15:27:00Z">
                <w:rPr>
                  <w:rFonts w:ascii="Cambria Math" w:hAnsi="Cambria Math"/>
                </w:rPr>
                <m:t>M</m:t>
              </w:ins>
            </m:r>
          </m:e>
          <m:sub>
            <m:r>
              <w:ins w:id="462" w:author="诗月 胡" w:date="2026-09-27T00:27:00Z" w16du:dateUtc="2026-09-26T15:27:00Z">
                <w:rPr>
                  <w:rFonts w:ascii="Cambria Math" w:hAnsi="Cambria Math"/>
                </w:rPr>
                <m:t>2</m:t>
              </w:ins>
            </m:r>
          </m:sub>
        </m:sSub>
      </m:oMath>
      <w:ins w:id="463" w:author="诗月 胡" w:date="2026-09-27T00:27:00Z" w16du:dateUtc="2026-09-26T15:27:00Z">
        <w:r>
          <w:rPr>
            <w:rFonts w:ascii="Times New Roman" w:hAnsi="Times New Roman" w:cs="Times New Roman"/>
          </w:rPr>
          <w:t xml:space="preserve"> score alone therefore rests on the ordering being assumed, for example from ordering rates measured on comparable candidates, except when </w:t>
        </w:r>
      </w:ins>
      <m:oMath>
        <m:r>
          <w:ins w:id="464" w:author="诗月 胡" w:date="2026-09-27T00:27:00Z" w16du:dateUtc="2026-09-26T15:27:00Z">
            <w:rPr>
              <w:rFonts w:ascii="Cambria Math" w:hAnsi="Cambria Math"/>
            </w:rPr>
            <m:t>c=1</m:t>
          </w:ins>
        </m:r>
      </m:oMath>
      <w:ins w:id="465" w:author="诗月 胡" w:date="2026-09-27T00:27:00Z" w16du:dateUtc="2026-09-26T15:27:00Z">
        <w:r>
          <w:rPr>
            <w:rFonts w:ascii="Times New Roman" w:hAnsi="Times New Roman" w:cs="Times New Roman"/>
          </w:rPr>
          <w:t>, where the two evaluators coincide. The same algebraic reduction applies to the estimated objective in Section 4.1 whenever the estimated class medians are ordered. Request-level condition checks, makespan-ordering frequencies, and class-median comparisons are recorded separately, preserving the distinction between the premise of Theorem 1 and the premise of Corollary 1.</w:t>
        </w:r>
      </w:ins>
    </w:p>
    <w:p w14:paraId="3AFDD457" w14:textId="77777777" w:rsidR="00766443" w:rsidRDefault="00766443">
      <w:pPr>
        <w:rPr>
          <w:ins w:id="466" w:author="诗月 胡" w:date="2026-09-27T00:27:00Z" w16du:dateUtc="2026-09-26T15:27:00Z"/>
        </w:rPr>
      </w:pPr>
      <w:ins w:id="467" w:author="诗月 胡" w:date="2026-09-27T00:27:00Z" w16du:dateUtc="2026-09-26T15:27:00Z">
        <w:r>
          <w:rPr>
            <w:rFonts w:ascii="Times New Roman" w:hAnsi="Times New Roman" w:cs="Times New Roman"/>
            <w:b/>
          </w:rPr>
          <w:t>4.4.2 Departures from ordering and selection stability</w:t>
        </w:r>
      </w:ins>
    </w:p>
    <w:p w14:paraId="36C7E6FF" w14:textId="77777777" w:rsidR="00766443" w:rsidRDefault="00766443">
      <w:pPr>
        <w:rPr>
          <w:ins w:id="468" w:author="诗月 胡" w:date="2026-09-27T00:27:00Z" w16du:dateUtc="2026-09-26T15:27:00Z"/>
        </w:rPr>
      </w:pPr>
      <w:ins w:id="469" w:author="诗月 胡" w:date="2026-09-27T00:27:00Z" w16du:dateUtc="2026-09-26T15:27:00Z">
        <w:r>
          <w:rPr>
            <w:rFonts w:ascii="Times New Roman" w:hAnsi="Times New Roman" w:cs="Times New Roman"/>
          </w:rPr>
          <w:t xml:space="preserve">    When some class medians reverse order, their effect on the robust objective can be represented exactly by the positive excess of the </w:t>
        </w:r>
      </w:ins>
      <m:oMath>
        <m:sSub>
          <m:sSubPr>
            <m:ctrlPr>
              <w:ins w:id="470" w:author="诗月 胡" w:date="2026-09-27T00:27:00Z" w16du:dateUtc="2026-09-26T15:27:00Z">
                <w:rPr>
                  <w:rFonts w:ascii="Cambria Math" w:hAnsi="Cambria Math"/>
                </w:rPr>
              </w:ins>
            </m:ctrlPr>
          </m:sSubPr>
          <m:e>
            <m:r>
              <w:ins w:id="471" w:author="诗月 胡" w:date="2026-09-27T00:27:00Z" w16du:dateUtc="2026-09-26T15:27:00Z">
                <w:rPr>
                  <w:rFonts w:ascii="Cambria Math" w:hAnsi="Cambria Math"/>
                </w:rPr>
                <m:t>M</m:t>
              </w:ins>
            </m:r>
          </m:e>
          <m:sub>
            <m:r>
              <w:ins w:id="472" w:author="诗月 胡" w:date="2026-09-27T00:27:00Z" w16du:dateUtc="2026-09-26T15:27:00Z">
                <w:rPr>
                  <w:rFonts w:ascii="Cambria Math" w:hAnsi="Cambria Math"/>
                </w:rPr>
                <m:t>1</m:t>
              </w:ins>
            </m:r>
          </m:sub>
        </m:sSub>
      </m:oMath>
      <w:ins w:id="473" w:author="诗月 胡" w:date="2026-09-27T00:27:00Z" w16du:dateUtc="2026-09-26T15:27:00Z">
        <w:r>
          <w:rPr>
            <w:rFonts w:ascii="Times New Roman" w:hAnsi="Times New Roman" w:cs="Times New Roman"/>
          </w:rPr>
          <w:t xml:space="preserve"> median:</w:t>
        </w:r>
      </w:ins>
    </w:p>
    <w:p w14:paraId="2DF592DD" w14:textId="77777777" w:rsidR="00766443" w:rsidRDefault="00766443">
      <w:pPr>
        <w:pStyle w:val="MTDisplayEquation"/>
        <w:rPr>
          <w:ins w:id="474" w:author="诗月 胡" w:date="2026-09-27T00:27:00Z" w16du:dateUtc="2026-09-26T15:27:00Z"/>
        </w:rPr>
      </w:pPr>
      <w:ins w:id="475" w:author="诗月 胡" w:date="2026-09-27T00:27:00Z" w16du:dateUtc="2026-09-26T15:27:00Z">
        <w:r>
          <w:tab/>
        </w:r>
      </w:ins>
      <m:oMath>
        <m:sSub>
          <m:sSubPr>
            <m:ctrlPr>
              <w:ins w:id="476" w:author="诗月 胡" w:date="2026-09-27T00:27:00Z" w16du:dateUtc="2026-09-26T15:27:00Z">
                <w:rPr>
                  <w:rFonts w:ascii="Cambria Math" w:hAnsi="Cambria Math"/>
                </w:rPr>
              </w:ins>
            </m:ctrlPr>
          </m:sSubPr>
          <m:e>
            <m:r>
              <w:ins w:id="477" w:author="诗月 胡" w:date="2026-09-27T00:27:00Z" w16du:dateUtc="2026-09-26T15:27:00Z">
                <w:rPr>
                  <w:rFonts w:ascii="Cambria Math" w:hAnsi="Cambria Math"/>
                </w:rPr>
                <m:t>e</m:t>
              </w:ins>
            </m:r>
          </m:e>
          <m:sub>
            <m:r>
              <w:ins w:id="478" w:author="诗月 胡" w:date="2026-09-27T00:27:00Z" w16du:dateUtc="2026-09-26T15:27:00Z">
                <w:rPr>
                  <w:rFonts w:ascii="Cambria Math" w:hAnsi="Cambria Math"/>
                </w:rPr>
                <m:t>q</m:t>
              </w:ins>
            </m:r>
          </m:sub>
        </m:sSub>
        <m:r>
          <w:ins w:id="479" w:author="诗月 胡" w:date="2026-09-27T00:27:00Z" w16du:dateUtc="2026-09-26T15:27:00Z">
            <w:rPr>
              <w:rFonts w:ascii="Cambria Math" w:hAnsi="Cambria Math"/>
            </w:rPr>
            <m:t>=[</m:t>
          </w:ins>
        </m:r>
        <m:sSub>
          <m:sSubPr>
            <m:ctrlPr>
              <w:ins w:id="480" w:author="诗月 胡" w:date="2026-09-27T00:27:00Z" w16du:dateUtc="2026-09-26T15:27:00Z">
                <w:rPr>
                  <w:rFonts w:ascii="Cambria Math" w:hAnsi="Cambria Math"/>
                </w:rPr>
              </w:ins>
            </m:ctrlPr>
          </m:sSubPr>
          <m:e>
            <m:r>
              <w:ins w:id="481" w:author="诗月 胡" w:date="2026-09-27T00:27:00Z" w16du:dateUtc="2026-09-26T15:27:00Z">
                <w:rPr>
                  <w:rFonts w:ascii="Cambria Math" w:hAnsi="Cambria Math"/>
                </w:rPr>
                <m:t>a</m:t>
              </w:ins>
            </m:r>
          </m:e>
          <m:sub>
            <m:r>
              <w:ins w:id="482" w:author="诗月 胡" w:date="2026-09-27T00:27:00Z" w16du:dateUtc="2026-09-26T15:27:00Z">
                <w:rPr>
                  <w:rFonts w:ascii="Cambria Math" w:hAnsi="Cambria Math"/>
                </w:rPr>
                <m:t>q</m:t>
              </w:ins>
            </m:r>
          </m:sub>
        </m:sSub>
        <m:r>
          <w:ins w:id="483" w:author="诗月 胡" w:date="2026-09-27T00:27:00Z" w16du:dateUtc="2026-09-26T15:27:00Z">
            <w:rPr>
              <w:rFonts w:ascii="Cambria Math" w:hAnsi="Cambria Math"/>
            </w:rPr>
            <m:t>-</m:t>
          </w:ins>
        </m:r>
        <m:sSub>
          <m:sSubPr>
            <m:ctrlPr>
              <w:ins w:id="484" w:author="诗月 胡" w:date="2026-09-27T00:27:00Z" w16du:dateUtc="2026-09-26T15:27:00Z">
                <w:rPr>
                  <w:rFonts w:ascii="Cambria Math" w:hAnsi="Cambria Math"/>
                </w:rPr>
              </w:ins>
            </m:ctrlPr>
          </m:sSubPr>
          <m:e>
            <m:r>
              <w:ins w:id="485" w:author="诗月 胡" w:date="2026-09-27T00:27:00Z" w16du:dateUtc="2026-09-26T15:27:00Z">
                <w:rPr>
                  <w:rFonts w:ascii="Cambria Math" w:hAnsi="Cambria Math"/>
                </w:rPr>
                <m:t>b</m:t>
              </w:ins>
            </m:r>
          </m:e>
          <m:sub>
            <m:r>
              <w:ins w:id="486" w:author="诗月 胡" w:date="2026-09-27T00:27:00Z" w16du:dateUtc="2026-09-26T15:27:00Z">
                <w:rPr>
                  <w:rFonts w:ascii="Cambria Math" w:hAnsi="Cambria Math"/>
                </w:rPr>
                <m:t>q</m:t>
              </w:ins>
            </m:r>
          </m:sub>
        </m:sSub>
        <m:sSub>
          <m:sSubPr>
            <m:ctrlPr>
              <w:ins w:id="487" w:author="诗月 胡" w:date="2026-09-27T00:27:00Z" w16du:dateUtc="2026-09-26T15:27:00Z">
                <w:rPr>
                  <w:rFonts w:ascii="Cambria Math" w:hAnsi="Cambria Math"/>
                </w:rPr>
              </w:ins>
            </m:ctrlPr>
          </m:sSubPr>
          <m:e>
            <m:r>
              <w:ins w:id="488" w:author="诗月 胡" w:date="2026-09-27T00:27:00Z" w16du:dateUtc="2026-09-26T15:27:00Z">
                <w:rPr>
                  <w:rFonts w:ascii="Cambria Math" w:hAnsi="Cambria Math"/>
                </w:rPr>
                <m:t>]</m:t>
              </w:ins>
            </m:r>
          </m:e>
          <m:sub>
            <m:r>
              <w:ins w:id="489" w:author="诗月 胡" w:date="2026-09-27T00:27:00Z" w16du:dateUtc="2026-09-26T15:27:00Z">
                <w:rPr>
                  <w:rFonts w:ascii="Cambria Math" w:hAnsi="Cambria Math"/>
                </w:rPr>
                <m:t>+</m:t>
              </w:ins>
            </m:r>
          </m:sub>
        </m:sSub>
        <m:r>
          <w:ins w:id="490" w:author="诗月 胡" w:date="2026-09-27T00:27:00Z" w16du:dateUtc="2026-09-26T15:27:00Z">
            <w:rPr>
              <w:rFonts w:ascii="Cambria Math" w:hAnsi="Cambria Math"/>
            </w:rPr>
            <m:t>,</m:t>
          </w:ins>
        </m:r>
        <m:r>
          <w:ins w:id="491" w:author="诗月 胡" w:date="2026-09-27T00:27:00Z" w16du:dateUtc="2026-09-26T15:27:00Z">
            <m:rPr>
              <m:nor/>
            </m:rPr>
            <m:t>  </m:t>
          </w:ins>
        </m:r>
        <m:r>
          <w:ins w:id="492" w:author="诗月 胡" w:date="2026-09-27T00:27:00Z" w16du:dateUtc="2026-09-26T15:27:00Z">
            <w:rPr>
              <w:rFonts w:ascii="Cambria Math" w:hAnsi="Cambria Math"/>
            </w:rPr>
            <m:t>[u</m:t>
          </w:ins>
        </m:r>
        <m:sSub>
          <m:sSubPr>
            <m:ctrlPr>
              <w:ins w:id="493" w:author="诗月 胡" w:date="2026-09-27T00:27:00Z" w16du:dateUtc="2026-09-26T15:27:00Z">
                <w:rPr>
                  <w:rFonts w:ascii="Cambria Math" w:hAnsi="Cambria Math"/>
                </w:rPr>
              </w:ins>
            </m:ctrlPr>
          </m:sSubPr>
          <m:e>
            <m:r>
              <w:ins w:id="494" w:author="诗月 胡" w:date="2026-09-27T00:27:00Z" w16du:dateUtc="2026-09-26T15:27:00Z">
                <w:rPr>
                  <w:rFonts w:ascii="Cambria Math" w:hAnsi="Cambria Math"/>
                </w:rPr>
                <m:t>]</m:t>
              </w:ins>
            </m:r>
          </m:e>
          <m:sub>
            <m:r>
              <w:ins w:id="495" w:author="诗月 胡" w:date="2026-09-27T00:27:00Z" w16du:dateUtc="2026-09-26T15:27:00Z">
                <w:rPr>
                  <w:rFonts w:ascii="Cambria Math" w:hAnsi="Cambria Math"/>
                </w:rPr>
                <m:t>+</m:t>
              </w:ins>
            </m:r>
          </m:sub>
        </m:sSub>
        <m:r>
          <w:ins w:id="496" w:author="诗月 胡" w:date="2026-09-27T00:27:00Z" w16du:dateUtc="2026-09-26T15:27:00Z">
            <w:rPr>
              <w:rFonts w:ascii="Cambria Math" w:hAnsi="Cambria Math"/>
            </w:rPr>
            <m:t>=</m:t>
          </w:ins>
        </m:r>
        <m:r>
          <w:ins w:id="497" w:author="诗月 胡" w:date="2026-09-27T00:27:00Z" w16du:dateUtc="2026-09-26T15:27:00Z">
            <m:rPr>
              <m:sty m:val="p"/>
            </m:rPr>
            <w:rPr>
              <w:rFonts w:ascii="Cambria Math" w:hAnsi="Cambria Math"/>
            </w:rPr>
            <m:t>max</m:t>
          </w:ins>
        </m:r>
        <m:r>
          <w:ins w:id="498" w:author="诗月 胡" w:date="2026-09-27T00:27:00Z" w16du:dateUtc="2026-09-26T15:27:00Z">
            <w:rPr>
              <w:rFonts w:ascii="Cambria Math" w:hAnsi="Cambria Math"/>
            </w:rPr>
            <m:t>{u,0},</m:t>
          </w:ins>
        </m:r>
        <m:r>
          <w:ins w:id="499" w:author="诗月 胡" w:date="2026-09-27T00:27:00Z" w16du:dateUtc="2026-09-26T15:27:00Z">
            <m:rPr>
              <m:nor/>
            </m:rPr>
            <m:t>  </m:t>
          </w:ins>
        </m:r>
        <m:sSub>
          <m:sSubPr>
            <m:ctrlPr>
              <w:ins w:id="500" w:author="诗月 胡" w:date="2026-09-27T00:27:00Z" w16du:dateUtc="2026-09-26T15:27:00Z">
                <w:rPr>
                  <w:rFonts w:ascii="Cambria Math" w:hAnsi="Cambria Math"/>
                </w:rPr>
              </w:ins>
            </m:ctrlPr>
          </m:sSubPr>
          <m:e>
            <m:r>
              <w:ins w:id="501" w:author="诗月 胡" w:date="2026-09-27T00:27:00Z" w16du:dateUtc="2026-09-26T15:27:00Z">
                <w:rPr>
                  <w:rFonts w:ascii="Cambria Math" w:hAnsi="Cambria Math"/>
                </w:rPr>
                <m:t>V</m:t>
              </w:ins>
            </m:r>
          </m:e>
          <m:sub>
            <m:r>
              <w:ins w:id="502" w:author="诗月 胡" w:date="2026-09-27T00:27:00Z" w16du:dateUtc="2026-09-26T15:27:00Z">
                <w:rPr>
                  <w:rFonts w:ascii="Cambria Math" w:hAnsi="Cambria Math"/>
                </w:rPr>
                <m:t>q</m:t>
              </w:ins>
            </m:r>
          </m:sub>
        </m:sSub>
        <m:r>
          <w:ins w:id="503" w:author="诗月 胡" w:date="2026-09-27T00:27:00Z" w16du:dateUtc="2026-09-26T15:27:00Z">
            <w:rPr>
              <w:rFonts w:ascii="Cambria Math" w:hAnsi="Cambria Math"/>
            </w:rPr>
            <m:t>=</m:t>
          </w:ins>
        </m:r>
        <m:sSub>
          <m:sSubPr>
            <m:ctrlPr>
              <w:ins w:id="504" w:author="诗月 胡" w:date="2026-09-27T00:27:00Z" w16du:dateUtc="2026-09-26T15:27:00Z">
                <w:rPr>
                  <w:rFonts w:ascii="Cambria Math" w:hAnsi="Cambria Math"/>
                </w:rPr>
              </w:ins>
            </m:ctrlPr>
          </m:sSubPr>
          <m:e>
            <m:r>
              <w:ins w:id="505" w:author="诗月 胡" w:date="2026-09-27T00:27:00Z" w16du:dateUtc="2026-09-26T15:27:00Z">
                <w:rPr>
                  <w:rFonts w:ascii="Cambria Math" w:hAnsi="Cambria Math"/>
                </w:rPr>
                <m:t>b</m:t>
              </w:ins>
            </m:r>
          </m:e>
          <m:sub>
            <m:r>
              <w:ins w:id="506" w:author="诗月 胡" w:date="2026-09-27T00:27:00Z" w16du:dateUtc="2026-09-26T15:27:00Z">
                <w:rPr>
                  <w:rFonts w:ascii="Cambria Math" w:hAnsi="Cambria Math"/>
                </w:rPr>
                <m:t>q</m:t>
              </w:ins>
            </m:r>
          </m:sub>
        </m:sSub>
        <m:r>
          <w:ins w:id="507" w:author="诗月 胡" w:date="2026-09-27T00:27:00Z" w16du:dateUtc="2026-09-26T15:27:00Z">
            <w:rPr>
              <w:rFonts w:ascii="Cambria Math" w:hAnsi="Cambria Math"/>
            </w:rPr>
            <m:t>+</m:t>
          </w:ins>
        </m:r>
        <m:sSub>
          <m:sSubPr>
            <m:ctrlPr>
              <w:ins w:id="508" w:author="诗月 胡" w:date="2026-09-27T00:27:00Z" w16du:dateUtc="2026-09-26T15:27:00Z">
                <w:rPr>
                  <w:rFonts w:ascii="Cambria Math" w:hAnsi="Cambria Math"/>
                </w:rPr>
              </w:ins>
            </m:ctrlPr>
          </m:sSubPr>
          <m:e>
            <m:r>
              <w:ins w:id="509" w:author="诗月 胡" w:date="2026-09-27T00:27:00Z" w16du:dateUtc="2026-09-26T15:27:00Z">
                <w:rPr>
                  <w:rFonts w:ascii="Cambria Math" w:hAnsi="Cambria Math"/>
                </w:rPr>
                <m:t>e</m:t>
              </w:ins>
            </m:r>
          </m:e>
          <m:sub>
            <m:r>
              <w:ins w:id="510" w:author="诗月 胡" w:date="2026-09-27T00:27:00Z" w16du:dateUtc="2026-09-26T15:27:00Z">
                <w:rPr>
                  <w:rFonts w:ascii="Cambria Math" w:hAnsi="Cambria Math"/>
                </w:rPr>
                <m:t>q</m:t>
              </w:ins>
            </m:r>
          </m:sub>
        </m:sSub>
        <m:r>
          <w:ins w:id="511" w:author="诗月 胡" w:date="2026-09-27T00:27:00Z" w16du:dateUtc="2026-09-26T15:27:00Z">
            <w:rPr>
              <w:rFonts w:ascii="Cambria Math" w:hAnsi="Cambria Math"/>
            </w:rPr>
            <m:t>.</m:t>
          </w:ins>
        </m:r>
      </m:oMath>
      <w:ins w:id="512"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(51)</w:instrText>
        </w:r>
        <w:r>
          <w:fldChar w:fldCharType="end"/>
        </w:r>
      </w:ins>
    </w:p>
    <w:p w14:paraId="410FF40A" w14:textId="77777777" w:rsidR="00766443" w:rsidRDefault="00766443">
      <w:pPr>
        <w:rPr>
          <w:ins w:id="513" w:author="诗月 胡" w:date="2026-09-27T00:27:00Z" w16du:dateUtc="2026-09-26T15:27:00Z"/>
        </w:rPr>
      </w:pPr>
      <w:ins w:id="514" w:author="诗月 胡" w:date="2026-09-27T00:27:00Z" w16du:dateUtc="2026-09-26T15:27:00Z">
        <w:r>
          <w:rPr>
            <w:rFonts w:ascii="Times New Roman" w:hAnsi="Times New Roman" w:cs="Times New Roman"/>
            <w:b/>
          </w:rPr>
          <w:t>Corollary 2 (excess loss and ranking stability).</w:t>
        </w:r>
        <w:r>
          <w:rPr>
            <w:rFonts w:ascii="Times New Roman" w:hAnsi="Times New Roman" w:cs="Times New Roman"/>
          </w:rPr>
          <w:t xml:space="preserve"> For any </w:t>
        </w:r>
      </w:ins>
      <m:oMath>
        <m:sSub>
          <m:sSubPr>
            <m:ctrlPr>
              <w:ins w:id="515" w:author="诗月 胡" w:date="2026-09-27T00:27:00Z" w16du:dateUtc="2026-09-26T15:27:00Z">
                <w:rPr>
                  <w:rFonts w:ascii="Cambria Math" w:hAnsi="Cambria Math"/>
                </w:rPr>
              </w:ins>
            </m:ctrlPr>
          </m:sSubPr>
          <m:e>
            <m:r>
              <w:ins w:id="516" w:author="诗月 胡" w:date="2026-09-27T00:27:00Z" w16du:dateUtc="2026-09-26T15:27:00Z">
                <w:rPr>
                  <w:rFonts w:ascii="Cambria Math" w:hAnsi="Cambria Math"/>
                </w:rPr>
                <m:t>M</m:t>
              </w:ins>
            </m:r>
          </m:e>
          <m:sub>
            <m:r>
              <w:ins w:id="517" w:author="诗月 胡" w:date="2026-09-27T00:27:00Z" w16du:dateUtc="2026-09-26T15:27:00Z">
                <w:rPr>
                  <w:rFonts w:ascii="Cambria Math" w:hAnsi="Cambria Math"/>
                </w:rPr>
                <m:t>2</m:t>
              </w:ins>
            </m:r>
          </m:sub>
        </m:sSub>
      </m:oMath>
      <w:ins w:id="518" w:author="诗月 胡" w:date="2026-09-27T00:27:00Z" w16du:dateUtc="2026-09-26T15:27:00Z">
        <w:r>
          <w:rPr>
            <w:rFonts w:ascii="Times New Roman" w:hAnsi="Times New Roman" w:cs="Times New Roman"/>
          </w:rPr>
          <w:t xml:space="preserve">-optimal class </w:t>
        </w:r>
      </w:ins>
      <m:oMath>
        <m:sSub>
          <m:sSubPr>
            <m:ctrlPr>
              <w:ins w:id="519" w:author="诗月 胡" w:date="2026-09-27T00:27:00Z" w16du:dateUtc="2026-09-26T15:27:00Z">
                <w:rPr>
                  <w:rFonts w:ascii="Cambria Math" w:hAnsi="Cambria Math"/>
                </w:rPr>
              </w:ins>
            </m:ctrlPr>
          </m:sSubPr>
          <m:e>
            <m:r>
              <w:ins w:id="520" w:author="诗月 胡" w:date="2026-09-27T00:27:00Z" w16du:dateUtc="2026-09-26T15:27:00Z">
                <w:rPr>
                  <w:rFonts w:ascii="Cambria Math" w:hAnsi="Cambria Math"/>
                </w:rPr>
                <m:t>q</m:t>
              </w:ins>
            </m:r>
          </m:e>
          <m:sub>
            <m:r>
              <w:ins w:id="521" w:author="诗月 胡" w:date="2026-09-27T00:27:00Z" w16du:dateUtc="2026-09-26T15:27:00Z">
                <w:rPr>
                  <w:rFonts w:ascii="Cambria Math" w:hAnsi="Cambria Math"/>
                </w:rPr>
                <m:t>H</m:t>
              </w:ins>
            </m:r>
          </m:sub>
        </m:sSub>
      </m:oMath>
      <w:ins w:id="522" w:author="诗月 胡" w:date="2026-09-27T00:27:00Z" w16du:dateUtc="2026-09-26T15:27:00Z">
        <w:r>
          <w:rPr>
            <w:rFonts w:ascii="Times New Roman" w:hAnsi="Times New Roman" w:cs="Times New Roman"/>
          </w:rPr>
          <w:t>, its excess robust objective satisfies</w:t>
        </w:r>
      </w:ins>
    </w:p>
    <w:p w14:paraId="1C11EF9D" w14:textId="77777777" w:rsidR="00766443" w:rsidRDefault="00766443">
      <w:pPr>
        <w:pStyle w:val="MTDisplayEquation"/>
        <w:rPr>
          <w:ins w:id="523" w:author="诗月 胡" w:date="2026-09-27T00:27:00Z" w16du:dateUtc="2026-09-26T15:27:00Z"/>
        </w:rPr>
      </w:pPr>
      <w:ins w:id="524" w:author="诗月 胡" w:date="2026-09-27T00:27:00Z" w16du:dateUtc="2026-09-26T15:27:00Z">
        <w:r>
          <w:tab/>
        </w:r>
      </w:ins>
      <m:oMath>
        <m:r>
          <w:ins w:id="525" w:author="诗月 胡" w:date="2026-09-27T00:27:00Z" w16du:dateUtc="2026-09-26T15:27:00Z">
            <w:rPr>
              <w:rFonts w:ascii="Cambria Math" w:hAnsi="Cambria Math"/>
            </w:rPr>
            <m:t>0≤</m:t>
          </w:ins>
        </m:r>
        <m:sSub>
          <m:sSubPr>
            <m:ctrlPr>
              <w:ins w:id="526" w:author="诗月 胡" w:date="2026-09-27T00:27:00Z" w16du:dateUtc="2026-09-26T15:27:00Z">
                <w:rPr>
                  <w:rFonts w:ascii="Cambria Math" w:hAnsi="Cambria Math"/>
                </w:rPr>
              </w:ins>
            </m:ctrlPr>
          </m:sSubPr>
          <m:e>
            <m:r>
              <w:ins w:id="527" w:author="诗月 胡" w:date="2026-09-27T00:27:00Z" w16du:dateUtc="2026-09-26T15:27:00Z">
                <w:rPr>
                  <w:rFonts w:ascii="Cambria Math" w:hAnsi="Cambria Math"/>
                </w:rPr>
                <m:t>V</m:t>
              </w:ins>
            </m:r>
          </m:e>
          <m:sub>
            <m:sSub>
              <m:sSubPr>
                <m:ctrlPr>
                  <w:ins w:id="528" w:author="诗月 胡" w:date="2026-09-27T00:27:00Z" w16du:dateUtc="2026-09-26T15:27:00Z">
                    <w:rPr>
                      <w:rFonts w:ascii="Cambria Math" w:hAnsi="Cambria Math"/>
                    </w:rPr>
                  </w:ins>
                </m:ctrlPr>
              </m:sSubPr>
              <m:e>
                <m:r>
                  <w:ins w:id="529" w:author="诗月 胡" w:date="2026-09-27T00:27:00Z" w16du:dateUtc="2026-09-26T15:27:00Z">
                    <w:rPr>
                      <w:rFonts w:ascii="Cambria Math" w:hAnsi="Cambria Math"/>
                    </w:rPr>
                    <m:t>q</m:t>
                  </w:ins>
                </m:r>
              </m:e>
              <m:sub>
                <m:r>
                  <w:ins w:id="530" w:author="诗月 胡" w:date="2026-09-27T00:27:00Z" w16du:dateUtc="2026-09-26T15:27:00Z">
                    <w:rPr>
                      <w:rFonts w:ascii="Cambria Math" w:hAnsi="Cambria Math"/>
                    </w:rPr>
                    <m:t>H</m:t>
                  </w:ins>
                </m:r>
              </m:sub>
            </m:sSub>
          </m:sub>
        </m:sSub>
        <m:r>
          <w:ins w:id="531" w:author="诗月 胡" w:date="2026-09-27T00:27:00Z" w16du:dateUtc="2026-09-26T15:27:00Z">
            <w:rPr>
              <w:rFonts w:ascii="Cambria Math" w:hAnsi="Cambria Math"/>
            </w:rPr>
            <m:t>-</m:t>
          </w:ins>
        </m:r>
        <m:limLow>
          <m:limLowPr>
            <m:ctrlPr>
              <w:ins w:id="532" w:author="诗月 胡" w:date="2026-09-27T00:27:00Z" w16du:dateUtc="2026-09-26T15:27:00Z">
                <w:rPr>
                  <w:rFonts w:ascii="Cambria Math" w:hAnsi="Cambria Math"/>
                </w:rPr>
              </w:ins>
            </m:ctrlPr>
          </m:limLowPr>
          <m:e>
            <m:r>
              <w:ins w:id="533" w:author="诗月 胡" w:date="2026-09-27T00:27:00Z" w16du:dateUtc="2026-09-26T15:27:00Z">
                <m:rPr>
                  <m:sty m:val="p"/>
                </m:rPr>
                <w:rPr>
                  <w:rFonts w:ascii="Cambria Math" w:hAnsi="Cambria Math"/>
                </w:rPr>
                <m:t>min</m:t>
              </w:ins>
            </m:r>
          </m:e>
          <m:lim>
            <m:r>
              <w:ins w:id="534" w:author="诗月 胡" w:date="2026-09-27T00:27:00Z" w16du:dateUtc="2026-09-26T15:27:00Z">
                <w:rPr>
                  <w:rFonts w:ascii="Cambria Math" w:hAnsi="Cambria Math"/>
                </w:rPr>
                <m:t>q∈</m:t>
              </w:ins>
            </m:r>
            <m:r>
              <w:ins w:id="535" w:author="诗月 胡" w:date="2026-09-27T00:27:00Z" w16du:dateUtc="2026-09-26T15:27:00Z">
                <m:rPr>
                  <m:scr m:val="script"/>
                </m:rPr>
                <w:rPr>
                  <w:rFonts w:ascii="Cambria Math" w:hAnsi="Cambria Math"/>
                </w:rPr>
                <m:t>Q</m:t>
              </w:ins>
            </m:r>
          </m:lim>
        </m:limLow>
        <m:r>
          <w:ins w:id="536" w:author="诗月 胡" w:date="2026-09-27T00:27:00Z" w16du:dateUtc="2026-09-26T15:27:00Z">
            <m:rPr>
              <m:nor/>
            </m:rPr>
            <m:t> </m:t>
          </w:ins>
        </m:r>
        <m:sSub>
          <m:sSubPr>
            <m:ctrlPr>
              <w:ins w:id="537" w:author="诗月 胡" w:date="2026-09-27T00:27:00Z" w16du:dateUtc="2026-09-26T15:27:00Z">
                <w:rPr>
                  <w:rFonts w:ascii="Cambria Math" w:hAnsi="Cambria Math"/>
                </w:rPr>
              </w:ins>
            </m:ctrlPr>
          </m:sSubPr>
          <m:e>
            <m:r>
              <w:ins w:id="538" w:author="诗月 胡" w:date="2026-09-27T00:27:00Z" w16du:dateUtc="2026-09-26T15:27:00Z">
                <w:rPr>
                  <w:rFonts w:ascii="Cambria Math" w:hAnsi="Cambria Math"/>
                </w:rPr>
                <m:t>V</m:t>
              </w:ins>
            </m:r>
          </m:e>
          <m:sub>
            <m:r>
              <w:ins w:id="539" w:author="诗月 胡" w:date="2026-09-27T00:27:00Z" w16du:dateUtc="2026-09-26T15:27:00Z">
                <w:rPr>
                  <w:rFonts w:ascii="Cambria Math" w:hAnsi="Cambria Math"/>
                </w:rPr>
                <m:t>q</m:t>
              </w:ins>
            </m:r>
          </m:sub>
        </m:sSub>
        <m:r>
          <w:ins w:id="540" w:author="诗月 胡" w:date="2026-09-27T00:27:00Z" w16du:dateUtc="2026-09-26T15:27:00Z">
            <w:rPr>
              <w:rFonts w:ascii="Cambria Math" w:hAnsi="Cambria Math"/>
            </w:rPr>
            <m:t>≤</m:t>
          </w:ins>
        </m:r>
        <m:sSub>
          <m:sSubPr>
            <m:ctrlPr>
              <w:ins w:id="541" w:author="诗月 胡" w:date="2026-09-27T00:27:00Z" w16du:dateUtc="2026-09-26T15:27:00Z">
                <w:rPr>
                  <w:rFonts w:ascii="Cambria Math" w:hAnsi="Cambria Math"/>
                </w:rPr>
              </w:ins>
            </m:ctrlPr>
          </m:sSubPr>
          <m:e>
            <m:r>
              <w:ins w:id="542" w:author="诗月 胡" w:date="2026-09-27T00:27:00Z" w16du:dateUtc="2026-09-26T15:27:00Z">
                <w:rPr>
                  <w:rFonts w:ascii="Cambria Math" w:hAnsi="Cambria Math"/>
                </w:rPr>
                <m:t>e</m:t>
              </w:ins>
            </m:r>
          </m:e>
          <m:sub>
            <m:sSub>
              <m:sSubPr>
                <m:ctrlPr>
                  <w:ins w:id="543" w:author="诗月 胡" w:date="2026-09-27T00:27:00Z" w16du:dateUtc="2026-09-26T15:27:00Z">
                    <w:rPr>
                      <w:rFonts w:ascii="Cambria Math" w:hAnsi="Cambria Math"/>
                    </w:rPr>
                  </w:ins>
                </m:ctrlPr>
              </m:sSubPr>
              <m:e>
                <m:r>
                  <w:ins w:id="544" w:author="诗月 胡" w:date="2026-09-27T00:27:00Z" w16du:dateUtc="2026-09-26T15:27:00Z">
                    <w:rPr>
                      <w:rFonts w:ascii="Cambria Math" w:hAnsi="Cambria Math"/>
                    </w:rPr>
                    <m:t>q</m:t>
                  </w:ins>
                </m:r>
              </m:e>
              <m:sub>
                <m:r>
                  <w:ins w:id="545" w:author="诗月 胡" w:date="2026-09-27T00:27:00Z" w16du:dateUtc="2026-09-26T15:27:00Z">
                    <w:rPr>
                      <w:rFonts w:ascii="Cambria Math" w:hAnsi="Cambria Math"/>
                    </w:rPr>
                    <m:t>H</m:t>
                  </w:ins>
                </m:r>
              </m:sub>
            </m:sSub>
          </m:sub>
        </m:sSub>
        <m:r>
          <w:ins w:id="546" w:author="诗月 胡" w:date="2026-09-27T00:27:00Z" w16du:dateUtc="2026-09-26T15:27:00Z">
            <w:rPr>
              <w:rFonts w:ascii="Cambria Math" w:hAnsi="Cambria Math"/>
            </w:rPr>
            <m:t>.</m:t>
          </w:ins>
        </m:r>
      </m:oMath>
      <w:ins w:id="547"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(52)</w:instrText>
        </w:r>
        <w:r>
          <w:fldChar w:fldCharType="end"/>
        </w:r>
      </w:ins>
    </w:p>
    <w:p w14:paraId="7722148D" w14:textId="77777777" w:rsidR="00766443" w:rsidRDefault="00766443">
      <w:pPr>
        <w:rPr>
          <w:ins w:id="548" w:author="诗月 胡" w:date="2026-09-27T00:27:00Z" w16du:dateUtc="2026-09-26T15:27:00Z"/>
        </w:rPr>
      </w:pPr>
      <w:ins w:id="549" w:author="诗月 胡" w:date="2026-09-27T00:27:00Z" w16du:dateUtc="2026-09-26T15:27:00Z">
        <w:r>
          <w:rPr>
            <w:rFonts w:ascii="Times New Roman" w:hAnsi="Times New Roman" w:cs="Times New Roman"/>
          </w:rPr>
          <w:t xml:space="preserve">If </w:t>
        </w:r>
      </w:ins>
      <m:oMath>
        <m:sSub>
          <m:sSubPr>
            <m:ctrlPr>
              <w:ins w:id="550" w:author="诗月 胡" w:date="2026-09-27T00:27:00Z" w16du:dateUtc="2026-09-26T15:27:00Z">
                <w:rPr>
                  <w:rFonts w:ascii="Cambria Math" w:hAnsi="Cambria Math"/>
                </w:rPr>
              </w:ins>
            </m:ctrlPr>
          </m:sSubPr>
          <m:e>
            <m:r>
              <w:ins w:id="551" w:author="诗月 胡" w:date="2026-09-27T00:27:00Z" w16du:dateUtc="2026-09-26T15:27:00Z">
                <w:rPr>
                  <w:rFonts w:ascii="Cambria Math" w:hAnsi="Cambria Math"/>
                </w:rPr>
                <m:t>q</m:t>
              </w:ins>
            </m:r>
          </m:e>
          <m:sub>
            <m:r>
              <w:ins w:id="552" w:author="诗月 胡" w:date="2026-09-27T00:27:00Z" w16du:dateUtc="2026-09-26T15:27:00Z">
                <w:rPr>
                  <w:rFonts w:ascii="Cambria Math" w:hAnsi="Cambria Math"/>
                </w:rPr>
                <m:t>H</m:t>
              </w:ins>
            </m:r>
          </m:sub>
        </m:sSub>
      </m:oMath>
      <w:ins w:id="553" w:author="诗月 胡" w:date="2026-09-27T00:27:00Z" w16du:dateUtc="2026-09-26T15:27:00Z">
        <w:r>
          <w:rPr>
            <w:rFonts w:ascii="Times New Roman" w:hAnsi="Times New Roman" w:cs="Times New Roman"/>
          </w:rPr>
          <w:t xml:space="preserve"> is the unique </w:t>
        </w:r>
      </w:ins>
      <m:oMath>
        <m:sSub>
          <m:sSubPr>
            <m:ctrlPr>
              <w:ins w:id="554" w:author="诗月 胡" w:date="2026-09-27T00:27:00Z" w16du:dateUtc="2026-09-26T15:27:00Z">
                <w:rPr>
                  <w:rFonts w:ascii="Cambria Math" w:hAnsi="Cambria Math"/>
                </w:rPr>
              </w:ins>
            </m:ctrlPr>
          </m:sSubPr>
          <m:e>
            <m:r>
              <w:ins w:id="555" w:author="诗月 胡" w:date="2026-09-27T00:27:00Z" w16du:dateUtc="2026-09-26T15:27:00Z">
                <w:rPr>
                  <w:rFonts w:ascii="Cambria Math" w:hAnsi="Cambria Math"/>
                </w:rPr>
                <m:t>M</m:t>
              </w:ins>
            </m:r>
          </m:e>
          <m:sub>
            <m:r>
              <w:ins w:id="556" w:author="诗月 胡" w:date="2026-09-27T00:27:00Z" w16du:dateUtc="2026-09-26T15:27:00Z">
                <w:rPr>
                  <w:rFonts w:ascii="Cambria Math" w:hAnsi="Cambria Math"/>
                </w:rPr>
                <m:t>2</m:t>
              </w:ins>
            </m:r>
          </m:sub>
        </m:sSub>
      </m:oMath>
      <w:ins w:id="557" w:author="诗月 胡" w:date="2026-09-27T00:27:00Z" w16du:dateUtc="2026-09-26T15:27:00Z">
        <w:r>
          <w:rPr>
            <w:rFonts w:ascii="Times New Roman" w:hAnsi="Times New Roman" w:cs="Times New Roman"/>
          </w:rPr>
          <w:t xml:space="preserve">-optimal class, its ranking margin is </w:t>
        </w:r>
      </w:ins>
      <m:oMath>
        <m:sSub>
          <m:sSubPr>
            <m:ctrlPr>
              <w:ins w:id="558" w:author="诗月 胡" w:date="2026-09-27T00:27:00Z" w16du:dateUtc="2026-09-26T15:27:00Z">
                <w:rPr>
                  <w:rFonts w:ascii="Cambria Math" w:hAnsi="Cambria Math"/>
                </w:rPr>
              </w:ins>
            </m:ctrlPr>
          </m:sSubPr>
          <m:e>
            <m:r>
              <w:ins w:id="559" w:author="诗月 胡" w:date="2026-09-27T00:27:00Z" w16du:dateUtc="2026-09-26T15:27:00Z">
                <w:rPr>
                  <w:rFonts w:ascii="Cambria Math" w:hAnsi="Cambria Math"/>
                </w:rPr>
                <m:t>Δ</m:t>
              </w:ins>
            </m:r>
          </m:e>
          <m:sub>
            <m:r>
              <w:ins w:id="560" w:author="诗月 胡" w:date="2026-09-27T00:27:00Z" w16du:dateUtc="2026-09-26T15:27:00Z">
                <w:rPr>
                  <w:rFonts w:ascii="Cambria Math" w:hAnsi="Cambria Math"/>
                </w:rPr>
                <m:t>H</m:t>
              </w:ins>
            </m:r>
          </m:sub>
        </m:sSub>
        <m:r>
          <w:ins w:id="561" w:author="诗月 胡" w:date="2026-09-27T00:27:00Z" w16du:dateUtc="2026-09-26T15:27:00Z">
            <w:rPr>
              <w:rFonts w:ascii="Cambria Math" w:hAnsi="Cambria Math"/>
            </w:rPr>
            <m:t>=</m:t>
          </w:ins>
        </m:r>
        <m:sSub>
          <m:sSubPr>
            <m:ctrlPr>
              <w:ins w:id="562" w:author="诗月 胡" w:date="2026-09-27T00:27:00Z" w16du:dateUtc="2026-09-26T15:27:00Z">
                <w:rPr>
                  <w:rFonts w:ascii="Cambria Math" w:hAnsi="Cambria Math"/>
                </w:rPr>
              </w:ins>
            </m:ctrlPr>
          </m:sSubPr>
          <m:e>
            <m:r>
              <w:ins w:id="563" w:author="诗月 胡" w:date="2026-09-27T00:27:00Z" w16du:dateUtc="2026-09-26T15:27:00Z">
                <m:rPr>
                  <m:sty m:val="p"/>
                </m:rPr>
                <w:rPr>
                  <w:rFonts w:ascii="Cambria Math" w:hAnsi="Cambria Math"/>
                </w:rPr>
                <m:t>min</m:t>
              </w:ins>
            </m:r>
          </m:e>
          <m:sub>
            <m:r>
              <w:ins w:id="564" w:author="诗月 胡" w:date="2026-09-27T00:27:00Z" w16du:dateUtc="2026-09-26T15:27:00Z">
                <w:rPr>
                  <w:rFonts w:ascii="Cambria Math" w:hAnsi="Cambria Math"/>
                </w:rPr>
                <m:t>q≠</m:t>
              </w:ins>
            </m:r>
            <m:sSub>
              <m:sSubPr>
                <m:ctrlPr>
                  <w:ins w:id="565" w:author="诗月 胡" w:date="2026-09-27T00:27:00Z" w16du:dateUtc="2026-09-26T15:27:00Z">
                    <w:rPr>
                      <w:rFonts w:ascii="Cambria Math" w:hAnsi="Cambria Math"/>
                    </w:rPr>
                  </w:ins>
                </m:ctrlPr>
              </m:sSubPr>
              <m:e>
                <m:r>
                  <w:ins w:id="566" w:author="诗月 胡" w:date="2026-09-27T00:27:00Z" w16du:dateUtc="2026-09-26T15:27:00Z">
                    <w:rPr>
                      <w:rFonts w:ascii="Cambria Math" w:hAnsi="Cambria Math"/>
                    </w:rPr>
                    <m:t>q</m:t>
                  </w:ins>
                </m:r>
              </m:e>
              <m:sub>
                <m:r>
                  <w:ins w:id="567" w:author="诗月 胡" w:date="2026-09-27T00:27:00Z" w16du:dateUtc="2026-09-26T15:27:00Z">
                    <w:rPr>
                      <w:rFonts w:ascii="Cambria Math" w:hAnsi="Cambria Math"/>
                    </w:rPr>
                    <m:t>H</m:t>
                  </w:ins>
                </m:r>
              </m:sub>
            </m:sSub>
          </m:sub>
        </m:sSub>
        <m:r>
          <w:ins w:id="568" w:author="诗月 胡" w:date="2026-09-27T00:27:00Z" w16du:dateUtc="2026-09-26T15:27:00Z">
            <w:rPr>
              <w:rFonts w:ascii="Cambria Math" w:hAnsi="Cambria Math"/>
            </w:rPr>
            <m:t>(</m:t>
          </w:ins>
        </m:r>
        <m:sSub>
          <m:sSubPr>
            <m:ctrlPr>
              <w:ins w:id="569" w:author="诗月 胡" w:date="2026-09-27T00:27:00Z" w16du:dateUtc="2026-09-26T15:27:00Z">
                <w:rPr>
                  <w:rFonts w:ascii="Cambria Math" w:hAnsi="Cambria Math"/>
                </w:rPr>
              </w:ins>
            </m:ctrlPr>
          </m:sSubPr>
          <m:e>
            <m:r>
              <w:ins w:id="570" w:author="诗月 胡" w:date="2026-09-27T00:27:00Z" w16du:dateUtc="2026-09-26T15:27:00Z">
                <w:rPr>
                  <w:rFonts w:ascii="Cambria Math" w:hAnsi="Cambria Math"/>
                </w:rPr>
                <m:t>b</m:t>
              </w:ins>
            </m:r>
          </m:e>
          <m:sub>
            <m:r>
              <w:ins w:id="571" w:author="诗月 胡" w:date="2026-09-27T00:27:00Z" w16du:dateUtc="2026-09-26T15:27:00Z">
                <w:rPr>
                  <w:rFonts w:ascii="Cambria Math" w:hAnsi="Cambria Math"/>
                </w:rPr>
                <m:t>q</m:t>
              </w:ins>
            </m:r>
          </m:sub>
        </m:sSub>
        <m:r>
          <w:ins w:id="572" w:author="诗月 胡" w:date="2026-09-27T00:27:00Z" w16du:dateUtc="2026-09-26T15:27:00Z">
            <w:rPr>
              <w:rFonts w:ascii="Cambria Math" w:hAnsi="Cambria Math"/>
            </w:rPr>
            <m:t>-</m:t>
          </w:ins>
        </m:r>
        <m:sSub>
          <m:sSubPr>
            <m:ctrlPr>
              <w:ins w:id="573" w:author="诗月 胡" w:date="2026-09-27T00:27:00Z" w16du:dateUtc="2026-09-26T15:27:00Z">
                <w:rPr>
                  <w:rFonts w:ascii="Cambria Math" w:hAnsi="Cambria Math"/>
                </w:rPr>
              </w:ins>
            </m:ctrlPr>
          </m:sSubPr>
          <m:e>
            <m:r>
              <w:ins w:id="574" w:author="诗月 胡" w:date="2026-09-27T00:27:00Z" w16du:dateUtc="2026-09-26T15:27:00Z">
                <w:rPr>
                  <w:rFonts w:ascii="Cambria Math" w:hAnsi="Cambria Math"/>
                </w:rPr>
                <m:t>b</m:t>
              </w:ins>
            </m:r>
          </m:e>
          <m:sub>
            <m:sSub>
              <m:sSubPr>
                <m:ctrlPr>
                  <w:ins w:id="575" w:author="诗月 胡" w:date="2026-09-27T00:27:00Z" w16du:dateUtc="2026-09-26T15:27:00Z">
                    <w:rPr>
                      <w:rFonts w:ascii="Cambria Math" w:hAnsi="Cambria Math"/>
                    </w:rPr>
                  </w:ins>
                </m:ctrlPr>
              </m:sSubPr>
              <m:e>
                <m:r>
                  <w:ins w:id="576" w:author="诗月 胡" w:date="2026-09-27T00:27:00Z" w16du:dateUtc="2026-09-26T15:27:00Z">
                    <w:rPr>
                      <w:rFonts w:ascii="Cambria Math" w:hAnsi="Cambria Math"/>
                    </w:rPr>
                    <m:t>q</m:t>
                  </w:ins>
                </m:r>
              </m:e>
              <m:sub>
                <m:r>
                  <w:ins w:id="577" w:author="诗月 胡" w:date="2026-09-27T00:27:00Z" w16du:dateUtc="2026-09-26T15:27:00Z">
                    <w:rPr>
                      <w:rFonts w:ascii="Cambria Math" w:hAnsi="Cambria Math"/>
                    </w:rPr>
                    <m:t>H</m:t>
                  </w:ins>
                </m:r>
              </m:sub>
            </m:sSub>
          </m:sub>
        </m:sSub>
        <m:r>
          <w:ins w:id="578" w:author="诗月 胡" w:date="2026-09-27T00:27:00Z" w16du:dateUtc="2026-09-26T15:27:00Z">
            <w:rPr>
              <w:rFonts w:ascii="Cambria Math" w:hAnsi="Cambria Math"/>
            </w:rPr>
            <m:t>)</m:t>
          </w:ins>
        </m:r>
      </m:oMath>
      <w:ins w:id="579" w:author="诗月 胡" w:date="2026-09-27T00:27:00Z" w16du:dateUtc="2026-09-26T15:27:00Z">
        <w:r>
          <w:rPr>
            <w:rFonts w:ascii="Times New Roman" w:hAnsi="Times New Roman" w:cs="Times New Roman"/>
          </w:rPr>
          <w:t>. This margin gives the sufficient condition</w:t>
        </w:r>
      </w:ins>
    </w:p>
    <w:p w14:paraId="717B601A" w14:textId="77777777" w:rsidR="00766443" w:rsidRDefault="00766443">
      <w:pPr>
        <w:pStyle w:val="MTDisplayEquation"/>
        <w:rPr>
          <w:ins w:id="580" w:author="诗月 胡" w:date="2026-09-27T00:27:00Z" w16du:dateUtc="2026-09-26T15:27:00Z"/>
        </w:rPr>
      </w:pPr>
      <w:ins w:id="581" w:author="诗月 胡" w:date="2026-09-27T00:27:00Z" w16du:dateUtc="2026-09-26T15:27:00Z">
        <w:r>
          <w:tab/>
        </w:r>
      </w:ins>
      <m:oMath>
        <m:sSub>
          <m:sSubPr>
            <m:ctrlPr>
              <w:ins w:id="582" w:author="诗月 胡" w:date="2026-09-27T00:27:00Z" w16du:dateUtc="2026-09-26T15:27:00Z">
                <w:rPr>
                  <w:rFonts w:ascii="Cambria Math" w:hAnsi="Cambria Math"/>
                </w:rPr>
              </w:ins>
            </m:ctrlPr>
          </m:sSubPr>
          <m:e>
            <m:r>
              <w:ins w:id="583" w:author="诗月 胡" w:date="2026-09-27T00:27:00Z" w16du:dateUtc="2026-09-26T15:27:00Z">
                <w:rPr>
                  <w:rFonts w:ascii="Cambria Math" w:hAnsi="Cambria Math"/>
                </w:rPr>
                <m:t>Δ</m:t>
              </w:ins>
            </m:r>
          </m:e>
          <m:sub>
            <m:r>
              <w:ins w:id="584" w:author="诗月 胡" w:date="2026-09-27T00:27:00Z" w16du:dateUtc="2026-09-26T15:27:00Z">
                <w:rPr>
                  <w:rFonts w:ascii="Cambria Math" w:hAnsi="Cambria Math"/>
                </w:rPr>
                <m:t>H</m:t>
              </w:ins>
            </m:r>
          </m:sub>
        </m:sSub>
        <m:r>
          <w:ins w:id="585" w:author="诗月 胡" w:date="2026-09-27T00:27:00Z" w16du:dateUtc="2026-09-26T15:27:00Z">
            <w:rPr>
              <w:rFonts w:ascii="Cambria Math" w:hAnsi="Cambria Math"/>
            </w:rPr>
            <m:t>&gt;</m:t>
          </w:ins>
        </m:r>
        <m:sSub>
          <m:sSubPr>
            <m:ctrlPr>
              <w:ins w:id="586" w:author="诗月 胡" w:date="2026-09-27T00:27:00Z" w16du:dateUtc="2026-09-26T15:27:00Z">
                <w:rPr>
                  <w:rFonts w:ascii="Cambria Math" w:hAnsi="Cambria Math"/>
                </w:rPr>
              </w:ins>
            </m:ctrlPr>
          </m:sSubPr>
          <m:e>
            <m:r>
              <w:ins w:id="587" w:author="诗月 胡" w:date="2026-09-27T00:27:00Z" w16du:dateUtc="2026-09-26T15:27:00Z">
                <w:rPr>
                  <w:rFonts w:ascii="Cambria Math" w:hAnsi="Cambria Math"/>
                </w:rPr>
                <m:t>e</m:t>
              </w:ins>
            </m:r>
          </m:e>
          <m:sub>
            <m:sSub>
              <m:sSubPr>
                <m:ctrlPr>
                  <w:ins w:id="588" w:author="诗月 胡" w:date="2026-09-27T00:27:00Z" w16du:dateUtc="2026-09-26T15:27:00Z">
                    <w:rPr>
                      <w:rFonts w:ascii="Cambria Math" w:hAnsi="Cambria Math"/>
                    </w:rPr>
                  </w:ins>
                </m:ctrlPr>
              </m:sSubPr>
              <m:e>
                <m:r>
                  <w:ins w:id="589" w:author="诗月 胡" w:date="2026-09-27T00:27:00Z" w16du:dateUtc="2026-09-26T15:27:00Z">
                    <w:rPr>
                      <w:rFonts w:ascii="Cambria Math" w:hAnsi="Cambria Math"/>
                    </w:rPr>
                    <m:t>q</m:t>
                  </w:ins>
                </m:r>
              </m:e>
              <m:sub>
                <m:r>
                  <w:ins w:id="590" w:author="诗月 胡" w:date="2026-09-27T00:27:00Z" w16du:dateUtc="2026-09-26T15:27:00Z">
                    <w:rPr>
                      <w:rFonts w:ascii="Cambria Math" w:hAnsi="Cambria Math"/>
                    </w:rPr>
                    <m:t>H</m:t>
                  </w:ins>
                </m:r>
              </m:sub>
            </m:sSub>
          </m:sub>
        </m:sSub>
        <m:r>
          <w:ins w:id="591" w:author="诗月 胡" w:date="2026-09-27T00:27:00Z" w16du:dateUtc="2026-09-26T15:27:00Z">
            <m:rPr>
              <m:nor/>
            </m:rPr>
            <m:t> </m:t>
          </w:ins>
        </m:r>
        <m:r>
          <w:ins w:id="592" w:author="诗月 胡" w:date="2026-09-27T00:27:00Z" w16du:dateUtc="2026-09-26T15:27:00Z">
            <w:rPr>
              <w:rFonts w:ascii="Cambria Math" w:hAnsi="Cambria Math"/>
            </w:rPr>
            <m:t>⟹</m:t>
          </w:ins>
        </m:r>
        <m:r>
          <w:ins w:id="593" w:author="诗月 胡" w:date="2026-09-27T00:27:00Z" w16du:dateUtc="2026-09-26T15:27:00Z">
            <m:rPr>
              <m:nor/>
            </m:rPr>
            <m:t> </m:t>
          </w:ins>
        </m:r>
        <m:limLow>
          <m:limLowPr>
            <m:ctrlPr>
              <w:ins w:id="594" w:author="诗月 胡" w:date="2026-09-27T00:27:00Z" w16du:dateUtc="2026-09-26T15:27:00Z">
                <w:rPr>
                  <w:rFonts w:ascii="Cambria Math" w:hAnsi="Cambria Math"/>
                </w:rPr>
              </w:ins>
            </m:ctrlPr>
          </m:limLowPr>
          <m:e>
            <m:r>
              <w:ins w:id="595" w:author="诗月 胡" w:date="2026-09-27T00:27:00Z" w16du:dateUtc="2026-09-26T15:27:00Z">
                <m:rPr>
                  <m:sty m:val="p"/>
                </m:rPr>
                <w:rPr>
                  <w:rFonts w:ascii="Cambria Math" w:hAnsi="Cambria Math"/>
                </w:rPr>
                <m:t>arg</m:t>
              </w:ins>
            </m:r>
            <m:r>
              <w:ins w:id="596" w:author="诗月 胡" w:date="2026-09-27T00:27:00Z" w16du:dateUtc="2026-09-26T15:27:00Z">
                <m:rPr>
                  <m:nor/>
                </m:rPr>
                <m:t> </m:t>
              </w:ins>
            </m:r>
            <m:r>
              <w:ins w:id="597" w:author="诗月 胡" w:date="2026-09-27T00:27:00Z" w16du:dateUtc="2026-09-26T15:27:00Z">
                <m:rPr>
                  <m:sty m:val="p"/>
                </m:rPr>
                <w:rPr>
                  <w:rFonts w:ascii="Cambria Math" w:hAnsi="Cambria Math"/>
                </w:rPr>
                <m:t>min</m:t>
              </w:ins>
            </m:r>
          </m:e>
          <m:lim>
            <m:r>
              <w:ins w:id="598" w:author="诗月 胡" w:date="2026-09-27T00:27:00Z" w16du:dateUtc="2026-09-26T15:27:00Z">
                <w:rPr>
                  <w:rFonts w:ascii="Cambria Math" w:hAnsi="Cambria Math"/>
                </w:rPr>
                <m:t>q∈</m:t>
              </w:ins>
            </m:r>
            <m:r>
              <w:ins w:id="599" w:author="诗月 胡" w:date="2026-09-27T00:27:00Z" w16du:dateUtc="2026-09-26T15:27:00Z">
                <m:rPr>
                  <m:scr m:val="script"/>
                </m:rPr>
                <w:rPr>
                  <w:rFonts w:ascii="Cambria Math" w:hAnsi="Cambria Math"/>
                </w:rPr>
                <m:t>Q</m:t>
              </w:ins>
            </m:r>
          </m:lim>
        </m:limLow>
        <m:r>
          <w:ins w:id="600" w:author="诗月 胡" w:date="2026-09-27T00:27:00Z" w16du:dateUtc="2026-09-26T15:27:00Z">
            <m:rPr>
              <m:nor/>
            </m:rPr>
            <m:t> </m:t>
          </w:ins>
        </m:r>
        <m:sSub>
          <m:sSubPr>
            <m:ctrlPr>
              <w:ins w:id="601" w:author="诗月 胡" w:date="2026-09-27T00:27:00Z" w16du:dateUtc="2026-09-26T15:27:00Z">
                <w:rPr>
                  <w:rFonts w:ascii="Cambria Math" w:hAnsi="Cambria Math"/>
                </w:rPr>
              </w:ins>
            </m:ctrlPr>
          </m:sSubPr>
          <m:e>
            <m:r>
              <w:ins w:id="602" w:author="诗月 胡" w:date="2026-09-27T00:27:00Z" w16du:dateUtc="2026-09-26T15:27:00Z">
                <w:rPr>
                  <w:rFonts w:ascii="Cambria Math" w:hAnsi="Cambria Math"/>
                </w:rPr>
                <m:t>V</m:t>
              </w:ins>
            </m:r>
          </m:e>
          <m:sub>
            <m:r>
              <w:ins w:id="603" w:author="诗月 胡" w:date="2026-09-27T00:27:00Z" w16du:dateUtc="2026-09-26T15:27:00Z">
                <w:rPr>
                  <w:rFonts w:ascii="Cambria Math" w:hAnsi="Cambria Math"/>
                </w:rPr>
                <m:t>q</m:t>
              </w:ins>
            </m:r>
          </m:sub>
        </m:sSub>
        <m:r>
          <w:ins w:id="604" w:author="诗月 胡" w:date="2026-09-27T00:27:00Z" w16du:dateUtc="2026-09-26T15:27:00Z">
            <w:rPr>
              <w:rFonts w:ascii="Cambria Math" w:hAnsi="Cambria Math"/>
            </w:rPr>
            <m:t>={</m:t>
          </w:ins>
        </m:r>
        <m:sSub>
          <m:sSubPr>
            <m:ctrlPr>
              <w:ins w:id="605" w:author="诗月 胡" w:date="2026-09-27T00:27:00Z" w16du:dateUtc="2026-09-26T15:27:00Z">
                <w:rPr>
                  <w:rFonts w:ascii="Cambria Math" w:hAnsi="Cambria Math"/>
                </w:rPr>
              </w:ins>
            </m:ctrlPr>
          </m:sSubPr>
          <m:e>
            <m:r>
              <w:ins w:id="606" w:author="诗月 胡" w:date="2026-09-27T00:27:00Z" w16du:dateUtc="2026-09-26T15:27:00Z">
                <w:rPr>
                  <w:rFonts w:ascii="Cambria Math" w:hAnsi="Cambria Math"/>
                </w:rPr>
                <m:t>q</m:t>
              </w:ins>
            </m:r>
          </m:e>
          <m:sub>
            <m:r>
              <w:ins w:id="607" w:author="诗月 胡" w:date="2026-09-27T00:27:00Z" w16du:dateUtc="2026-09-26T15:27:00Z">
                <w:rPr>
                  <w:rFonts w:ascii="Cambria Math" w:hAnsi="Cambria Math"/>
                </w:rPr>
                <m:t>H</m:t>
              </w:ins>
            </m:r>
          </m:sub>
        </m:sSub>
        <m:r>
          <w:ins w:id="608" w:author="诗月 胡" w:date="2026-09-27T00:27:00Z" w16du:dateUtc="2026-09-26T15:27:00Z">
            <w:rPr>
              <w:rFonts w:ascii="Cambria Math" w:hAnsi="Cambria Math"/>
            </w:rPr>
            <m:t>}.</m:t>
          </w:ins>
        </m:r>
      </m:oMath>
      <w:ins w:id="609"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(53)</w:instrText>
        </w:r>
        <w:r>
          <w:fldChar w:fldCharType="end"/>
        </w:r>
      </w:ins>
    </w:p>
    <w:p w14:paraId="2522C174" w14:textId="77777777" w:rsidR="00766443" w:rsidRDefault="00766443">
      <w:pPr>
        <w:rPr>
          <w:ins w:id="610" w:author="诗月 胡" w:date="2026-09-27T00:27:00Z" w16du:dateUtc="2026-09-26T15:27:00Z"/>
        </w:rPr>
      </w:pPr>
      <w:ins w:id="611" w:author="诗月 胡" w:date="2026-09-27T00:27:00Z" w16du:dateUtc="2026-09-26T15:27:00Z">
        <w:r>
          <w:rPr>
            <w:rFonts w:ascii="Times New Roman" w:hAnsi="Times New Roman" w:cs="Times New Roman"/>
            <w:b/>
          </w:rPr>
          <w:t>Proof.</w:t>
        </w:r>
        <w:r>
          <w:rPr>
            <w:rFonts w:ascii="Times New Roman" w:hAnsi="Times New Roman" w:cs="Times New Roman"/>
          </w:rPr>
          <w:t xml:space="preserve"> Since </w:t>
        </w:r>
      </w:ins>
      <m:oMath>
        <m:sSub>
          <m:sSubPr>
            <m:ctrlPr>
              <w:ins w:id="612" w:author="诗月 胡" w:date="2026-09-27T00:27:00Z" w16du:dateUtc="2026-09-26T15:27:00Z">
                <w:rPr>
                  <w:rFonts w:ascii="Cambria Math" w:hAnsi="Cambria Math"/>
                </w:rPr>
              </w:ins>
            </m:ctrlPr>
          </m:sSubPr>
          <m:e>
            <m:r>
              <w:ins w:id="613" w:author="诗月 胡" w:date="2026-09-27T00:27:00Z" w16du:dateUtc="2026-09-26T15:27:00Z">
                <w:rPr>
                  <w:rFonts w:ascii="Cambria Math" w:hAnsi="Cambria Math"/>
                </w:rPr>
                <m:t>V</m:t>
              </w:ins>
            </m:r>
          </m:e>
          <m:sub>
            <m:r>
              <w:ins w:id="614" w:author="诗月 胡" w:date="2026-09-27T00:27:00Z" w16du:dateUtc="2026-09-26T15:27:00Z">
                <w:rPr>
                  <w:rFonts w:ascii="Cambria Math" w:hAnsi="Cambria Math"/>
                </w:rPr>
                <m:t>q</m:t>
              </w:ins>
            </m:r>
          </m:sub>
        </m:sSub>
        <m:r>
          <w:ins w:id="615" w:author="诗月 胡" w:date="2026-09-27T00:27:00Z" w16du:dateUtc="2026-09-26T15:27:00Z">
            <w:rPr>
              <w:rFonts w:ascii="Cambria Math" w:hAnsi="Cambria Math"/>
            </w:rPr>
            <m:t>≥</m:t>
          </w:ins>
        </m:r>
        <m:sSub>
          <m:sSubPr>
            <m:ctrlPr>
              <w:ins w:id="616" w:author="诗月 胡" w:date="2026-09-27T00:27:00Z" w16du:dateUtc="2026-09-26T15:27:00Z">
                <w:rPr>
                  <w:rFonts w:ascii="Cambria Math" w:hAnsi="Cambria Math"/>
                </w:rPr>
              </w:ins>
            </m:ctrlPr>
          </m:sSubPr>
          <m:e>
            <m:r>
              <w:ins w:id="617" w:author="诗月 胡" w:date="2026-09-27T00:27:00Z" w16du:dateUtc="2026-09-26T15:27:00Z">
                <w:rPr>
                  <w:rFonts w:ascii="Cambria Math" w:hAnsi="Cambria Math"/>
                </w:rPr>
                <m:t>b</m:t>
              </w:ins>
            </m:r>
          </m:e>
          <m:sub>
            <m:r>
              <w:ins w:id="618" w:author="诗月 胡" w:date="2026-09-27T00:27:00Z" w16du:dateUtc="2026-09-26T15:27:00Z">
                <w:rPr>
                  <w:rFonts w:ascii="Cambria Math" w:hAnsi="Cambria Math"/>
                </w:rPr>
                <m:t>q</m:t>
              </w:ins>
            </m:r>
          </m:sub>
        </m:sSub>
        <m:r>
          <w:ins w:id="619" w:author="诗月 胡" w:date="2026-09-27T00:27:00Z" w16du:dateUtc="2026-09-26T15:27:00Z">
            <w:rPr>
              <w:rFonts w:ascii="Cambria Math" w:hAnsi="Cambria Math"/>
            </w:rPr>
            <m:t>≥</m:t>
          </w:ins>
        </m:r>
        <m:sSub>
          <m:sSubPr>
            <m:ctrlPr>
              <w:ins w:id="620" w:author="诗月 胡" w:date="2026-09-27T00:27:00Z" w16du:dateUtc="2026-09-26T15:27:00Z">
                <w:rPr>
                  <w:rFonts w:ascii="Cambria Math" w:hAnsi="Cambria Math"/>
                </w:rPr>
              </w:ins>
            </m:ctrlPr>
          </m:sSubPr>
          <m:e>
            <m:r>
              <w:ins w:id="621" w:author="诗月 胡" w:date="2026-09-27T00:27:00Z" w16du:dateUtc="2026-09-26T15:27:00Z">
                <w:rPr>
                  <w:rFonts w:ascii="Cambria Math" w:hAnsi="Cambria Math"/>
                </w:rPr>
                <m:t>b</m:t>
              </w:ins>
            </m:r>
          </m:e>
          <m:sub>
            <m:sSub>
              <m:sSubPr>
                <m:ctrlPr>
                  <w:ins w:id="622" w:author="诗月 胡" w:date="2026-09-27T00:27:00Z" w16du:dateUtc="2026-09-26T15:27:00Z">
                    <w:rPr>
                      <w:rFonts w:ascii="Cambria Math" w:hAnsi="Cambria Math"/>
                    </w:rPr>
                  </w:ins>
                </m:ctrlPr>
              </m:sSubPr>
              <m:e>
                <m:r>
                  <w:ins w:id="623" w:author="诗月 胡" w:date="2026-09-27T00:27:00Z" w16du:dateUtc="2026-09-26T15:27:00Z">
                    <w:rPr>
                      <w:rFonts w:ascii="Cambria Math" w:hAnsi="Cambria Math"/>
                    </w:rPr>
                    <m:t>q</m:t>
                  </w:ins>
                </m:r>
              </m:e>
              <m:sub>
                <m:r>
                  <w:ins w:id="624" w:author="诗月 胡" w:date="2026-09-27T00:27:00Z" w16du:dateUtc="2026-09-26T15:27:00Z">
                    <w:rPr>
                      <w:rFonts w:ascii="Cambria Math" w:hAnsi="Cambria Math"/>
                    </w:rPr>
                    <m:t>H</m:t>
                  </w:ins>
                </m:r>
              </m:sub>
            </m:sSub>
          </m:sub>
        </m:sSub>
      </m:oMath>
      <w:ins w:id="625" w:author="诗月 胡" w:date="2026-09-27T00:27:00Z" w16du:dateUtc="2026-09-26T15:27:00Z">
        <w:r>
          <w:rPr>
            <w:rFonts w:ascii="Times New Roman" w:hAnsi="Times New Roman" w:cs="Times New Roman"/>
          </w:rPr>
          <w:t xml:space="preserve">, the optimal robust value is at least </w:t>
        </w:r>
      </w:ins>
      <m:oMath>
        <m:sSub>
          <m:sSubPr>
            <m:ctrlPr>
              <w:ins w:id="626" w:author="诗月 胡" w:date="2026-09-27T00:27:00Z" w16du:dateUtc="2026-09-26T15:27:00Z">
                <w:rPr>
                  <w:rFonts w:ascii="Cambria Math" w:hAnsi="Cambria Math"/>
                </w:rPr>
              </w:ins>
            </m:ctrlPr>
          </m:sSubPr>
          <m:e>
            <m:r>
              <w:ins w:id="627" w:author="诗月 胡" w:date="2026-09-27T00:27:00Z" w16du:dateUtc="2026-09-26T15:27:00Z">
                <w:rPr>
                  <w:rFonts w:ascii="Cambria Math" w:hAnsi="Cambria Math"/>
                </w:rPr>
                <m:t>b</m:t>
              </w:ins>
            </m:r>
          </m:e>
          <m:sub>
            <m:sSub>
              <m:sSubPr>
                <m:ctrlPr>
                  <w:ins w:id="628" w:author="诗月 胡" w:date="2026-09-27T00:27:00Z" w16du:dateUtc="2026-09-26T15:27:00Z">
                    <w:rPr>
                      <w:rFonts w:ascii="Cambria Math" w:hAnsi="Cambria Math"/>
                    </w:rPr>
                  </w:ins>
                </m:ctrlPr>
              </m:sSubPr>
              <m:e>
                <m:r>
                  <w:ins w:id="629" w:author="诗月 胡" w:date="2026-09-27T00:27:00Z" w16du:dateUtc="2026-09-26T15:27:00Z">
                    <w:rPr>
                      <w:rFonts w:ascii="Cambria Math" w:hAnsi="Cambria Math"/>
                    </w:rPr>
                    <m:t>q</m:t>
                  </w:ins>
                </m:r>
              </m:e>
              <m:sub>
                <m:r>
                  <w:ins w:id="630" w:author="诗月 胡" w:date="2026-09-27T00:27:00Z" w16du:dateUtc="2026-09-26T15:27:00Z">
                    <w:rPr>
                      <w:rFonts w:ascii="Cambria Math" w:hAnsi="Cambria Math"/>
                    </w:rPr>
                    <m:t>H</m:t>
                  </w:ins>
                </m:r>
              </m:sub>
            </m:sSub>
          </m:sub>
        </m:sSub>
      </m:oMath>
      <w:ins w:id="631" w:author="诗月 胡" w:date="2026-09-27T00:27:00Z" w16du:dateUtc="2026-09-26T15:27:00Z">
        <w:r>
          <w:rPr>
            <w:rFonts w:ascii="Times New Roman" w:hAnsi="Times New Roman" w:cs="Times New Roman"/>
          </w:rPr>
          <w:t xml:space="preserve">. Subtracting this lower bound from </w:t>
        </w:r>
      </w:ins>
      <m:oMath>
        <m:sSub>
          <m:sSubPr>
            <m:ctrlPr>
              <w:ins w:id="632" w:author="诗月 胡" w:date="2026-09-27T00:27:00Z" w16du:dateUtc="2026-09-26T15:27:00Z">
                <w:rPr>
                  <w:rFonts w:ascii="Cambria Math" w:hAnsi="Cambria Math"/>
                </w:rPr>
              </w:ins>
            </m:ctrlPr>
          </m:sSubPr>
          <m:e>
            <m:r>
              <w:ins w:id="633" w:author="诗月 胡" w:date="2026-09-27T00:27:00Z" w16du:dateUtc="2026-09-26T15:27:00Z">
                <w:rPr>
                  <w:rFonts w:ascii="Cambria Math" w:hAnsi="Cambria Math"/>
                </w:rPr>
                <m:t>V</m:t>
              </w:ins>
            </m:r>
          </m:e>
          <m:sub>
            <m:sSub>
              <m:sSubPr>
                <m:ctrlPr>
                  <w:ins w:id="634" w:author="诗月 胡" w:date="2026-09-27T00:27:00Z" w16du:dateUtc="2026-09-26T15:27:00Z">
                    <w:rPr>
                      <w:rFonts w:ascii="Cambria Math" w:hAnsi="Cambria Math"/>
                    </w:rPr>
                  </w:ins>
                </m:ctrlPr>
              </m:sSubPr>
              <m:e>
                <m:r>
                  <w:ins w:id="635" w:author="诗月 胡" w:date="2026-09-27T00:27:00Z" w16du:dateUtc="2026-09-26T15:27:00Z">
                    <w:rPr>
                      <w:rFonts w:ascii="Cambria Math" w:hAnsi="Cambria Math"/>
                    </w:rPr>
                    <m:t>q</m:t>
                  </w:ins>
                </m:r>
              </m:e>
              <m:sub>
                <m:r>
                  <w:ins w:id="636" w:author="诗月 胡" w:date="2026-09-27T00:27:00Z" w16du:dateUtc="2026-09-26T15:27:00Z">
                    <w:rPr>
                      <w:rFonts w:ascii="Cambria Math" w:hAnsi="Cambria Math"/>
                    </w:rPr>
                    <m:t>H</m:t>
                  </w:ins>
                </m:r>
              </m:sub>
            </m:sSub>
          </m:sub>
        </m:sSub>
        <m:r>
          <w:ins w:id="637" w:author="诗月 胡" w:date="2026-09-27T00:27:00Z" w16du:dateUtc="2026-09-26T15:27:00Z">
            <w:rPr>
              <w:rFonts w:ascii="Cambria Math" w:hAnsi="Cambria Math"/>
            </w:rPr>
            <m:t>=</m:t>
          </w:ins>
        </m:r>
        <m:sSub>
          <m:sSubPr>
            <m:ctrlPr>
              <w:ins w:id="638" w:author="诗月 胡" w:date="2026-09-27T00:27:00Z" w16du:dateUtc="2026-09-26T15:27:00Z">
                <w:rPr>
                  <w:rFonts w:ascii="Cambria Math" w:hAnsi="Cambria Math"/>
                </w:rPr>
              </w:ins>
            </m:ctrlPr>
          </m:sSubPr>
          <m:e>
            <m:r>
              <w:ins w:id="639" w:author="诗月 胡" w:date="2026-09-27T00:27:00Z" w16du:dateUtc="2026-09-26T15:27:00Z">
                <w:rPr>
                  <w:rFonts w:ascii="Cambria Math" w:hAnsi="Cambria Math"/>
                </w:rPr>
                <m:t>b</m:t>
              </w:ins>
            </m:r>
          </m:e>
          <m:sub>
            <m:sSub>
              <m:sSubPr>
                <m:ctrlPr>
                  <w:ins w:id="640" w:author="诗月 胡" w:date="2026-09-27T00:27:00Z" w16du:dateUtc="2026-09-26T15:27:00Z">
                    <w:rPr>
                      <w:rFonts w:ascii="Cambria Math" w:hAnsi="Cambria Math"/>
                    </w:rPr>
                  </w:ins>
                </m:ctrlPr>
              </m:sSubPr>
              <m:e>
                <m:r>
                  <w:ins w:id="641" w:author="诗月 胡" w:date="2026-09-27T00:27:00Z" w16du:dateUtc="2026-09-26T15:27:00Z">
                    <w:rPr>
                      <w:rFonts w:ascii="Cambria Math" w:hAnsi="Cambria Math"/>
                    </w:rPr>
                    <m:t>q</m:t>
                  </w:ins>
                </m:r>
              </m:e>
              <m:sub>
                <m:r>
                  <w:ins w:id="642" w:author="诗月 胡" w:date="2026-09-27T00:27:00Z" w16du:dateUtc="2026-09-26T15:27:00Z">
                    <w:rPr>
                      <w:rFonts w:ascii="Cambria Math" w:hAnsi="Cambria Math"/>
                    </w:rPr>
                    <m:t>H</m:t>
                  </w:ins>
                </m:r>
              </m:sub>
            </m:sSub>
          </m:sub>
        </m:sSub>
        <m:r>
          <w:ins w:id="643" w:author="诗月 胡" w:date="2026-09-27T00:27:00Z" w16du:dateUtc="2026-09-26T15:27:00Z">
            <w:rPr>
              <w:rFonts w:ascii="Cambria Math" w:hAnsi="Cambria Math"/>
            </w:rPr>
            <m:t>+</m:t>
          </w:ins>
        </m:r>
        <m:sSub>
          <m:sSubPr>
            <m:ctrlPr>
              <w:ins w:id="644" w:author="诗月 胡" w:date="2026-09-27T00:27:00Z" w16du:dateUtc="2026-09-26T15:27:00Z">
                <w:rPr>
                  <w:rFonts w:ascii="Cambria Math" w:hAnsi="Cambria Math"/>
                </w:rPr>
              </w:ins>
            </m:ctrlPr>
          </m:sSubPr>
          <m:e>
            <m:r>
              <w:ins w:id="645" w:author="诗月 胡" w:date="2026-09-27T00:27:00Z" w16du:dateUtc="2026-09-26T15:27:00Z">
                <w:rPr>
                  <w:rFonts w:ascii="Cambria Math" w:hAnsi="Cambria Math"/>
                </w:rPr>
                <m:t>e</m:t>
              </w:ins>
            </m:r>
          </m:e>
          <m:sub>
            <m:sSub>
              <m:sSubPr>
                <m:ctrlPr>
                  <w:ins w:id="646" w:author="诗月 胡" w:date="2026-09-27T00:27:00Z" w16du:dateUtc="2026-09-26T15:27:00Z">
                    <w:rPr>
                      <w:rFonts w:ascii="Cambria Math" w:hAnsi="Cambria Math"/>
                    </w:rPr>
                  </w:ins>
                </m:ctrlPr>
              </m:sSubPr>
              <m:e>
                <m:r>
                  <w:ins w:id="647" w:author="诗月 胡" w:date="2026-09-27T00:27:00Z" w16du:dateUtc="2026-09-26T15:27:00Z">
                    <w:rPr>
                      <w:rFonts w:ascii="Cambria Math" w:hAnsi="Cambria Math"/>
                    </w:rPr>
                    <m:t>q</m:t>
                  </w:ins>
                </m:r>
              </m:e>
              <m:sub>
                <m:r>
                  <w:ins w:id="648" w:author="诗月 胡" w:date="2026-09-27T00:27:00Z" w16du:dateUtc="2026-09-26T15:27:00Z">
                    <w:rPr>
                      <w:rFonts w:ascii="Cambria Math" w:hAnsi="Cambria Math"/>
                    </w:rPr>
                    <m:t>H</m:t>
                  </w:ins>
                </m:r>
              </m:sub>
            </m:sSub>
          </m:sub>
        </m:sSub>
      </m:oMath>
      <w:ins w:id="649" w:author="诗月 胡" w:date="2026-09-27T00:27:00Z" w16du:dateUtc="2026-09-26T15:27:00Z">
        <w:r>
          <w:rPr>
            <w:rFonts w:ascii="Times New Roman" w:hAnsi="Times New Roman" w:cs="Times New Roman"/>
          </w:rPr>
          <w:t xml:space="preserve"> gives Equation (52). Under the strict margin condition, every other class satisfies </w:t>
        </w:r>
      </w:ins>
      <m:oMath>
        <m:sSub>
          <m:sSubPr>
            <m:ctrlPr>
              <w:ins w:id="650" w:author="诗月 胡" w:date="2026-09-27T00:27:00Z" w16du:dateUtc="2026-09-26T15:27:00Z">
                <w:rPr>
                  <w:rFonts w:ascii="Cambria Math" w:hAnsi="Cambria Math"/>
                </w:rPr>
              </w:ins>
            </m:ctrlPr>
          </m:sSubPr>
          <m:e>
            <m:r>
              <w:ins w:id="651" w:author="诗月 胡" w:date="2026-09-27T00:27:00Z" w16du:dateUtc="2026-09-26T15:27:00Z">
                <w:rPr>
                  <w:rFonts w:ascii="Cambria Math" w:hAnsi="Cambria Math"/>
                </w:rPr>
                <m:t>V</m:t>
              </w:ins>
            </m:r>
          </m:e>
          <m:sub>
            <m:r>
              <w:ins w:id="652" w:author="诗月 胡" w:date="2026-09-27T00:27:00Z" w16du:dateUtc="2026-09-26T15:27:00Z">
                <w:rPr>
                  <w:rFonts w:ascii="Cambria Math" w:hAnsi="Cambria Math"/>
                </w:rPr>
                <m:t>q</m:t>
              </w:ins>
            </m:r>
          </m:sub>
        </m:sSub>
        <m:r>
          <w:ins w:id="653" w:author="诗月 胡" w:date="2026-09-27T00:27:00Z" w16du:dateUtc="2026-09-26T15:27:00Z">
            <w:rPr>
              <w:rFonts w:ascii="Cambria Math" w:hAnsi="Cambria Math"/>
            </w:rPr>
            <m:t>≥</m:t>
          </w:ins>
        </m:r>
        <m:sSub>
          <m:sSubPr>
            <m:ctrlPr>
              <w:ins w:id="654" w:author="诗月 胡" w:date="2026-09-27T00:27:00Z" w16du:dateUtc="2026-09-26T15:27:00Z">
                <w:rPr>
                  <w:rFonts w:ascii="Cambria Math" w:hAnsi="Cambria Math"/>
                </w:rPr>
              </w:ins>
            </m:ctrlPr>
          </m:sSubPr>
          <m:e>
            <m:r>
              <w:ins w:id="655" w:author="诗月 胡" w:date="2026-09-27T00:27:00Z" w16du:dateUtc="2026-09-26T15:27:00Z">
                <w:rPr>
                  <w:rFonts w:ascii="Cambria Math" w:hAnsi="Cambria Math"/>
                </w:rPr>
                <m:t>b</m:t>
              </w:ins>
            </m:r>
          </m:e>
          <m:sub>
            <m:r>
              <w:ins w:id="656" w:author="诗月 胡" w:date="2026-09-27T00:27:00Z" w16du:dateUtc="2026-09-26T15:27:00Z">
                <w:rPr>
                  <w:rFonts w:ascii="Cambria Math" w:hAnsi="Cambria Math"/>
                </w:rPr>
                <m:t>q</m:t>
              </w:ins>
            </m:r>
          </m:sub>
        </m:sSub>
        <m:r>
          <w:ins w:id="657" w:author="诗月 胡" w:date="2026-09-27T00:27:00Z" w16du:dateUtc="2026-09-26T15:27:00Z">
            <w:rPr>
              <w:rFonts w:ascii="Cambria Math" w:hAnsi="Cambria Math"/>
            </w:rPr>
            <m:t>&gt;</m:t>
          </w:ins>
        </m:r>
        <m:sSub>
          <m:sSubPr>
            <m:ctrlPr>
              <w:ins w:id="658" w:author="诗月 胡" w:date="2026-09-27T00:27:00Z" w16du:dateUtc="2026-09-26T15:27:00Z">
                <w:rPr>
                  <w:rFonts w:ascii="Cambria Math" w:hAnsi="Cambria Math"/>
                </w:rPr>
              </w:ins>
            </m:ctrlPr>
          </m:sSubPr>
          <m:e>
            <m:r>
              <w:ins w:id="659" w:author="诗月 胡" w:date="2026-09-27T00:27:00Z" w16du:dateUtc="2026-09-26T15:27:00Z">
                <w:rPr>
                  <w:rFonts w:ascii="Cambria Math" w:hAnsi="Cambria Math"/>
                </w:rPr>
                <m:t>b</m:t>
              </w:ins>
            </m:r>
          </m:e>
          <m:sub>
            <m:sSub>
              <m:sSubPr>
                <m:ctrlPr>
                  <w:ins w:id="660" w:author="诗月 胡" w:date="2026-09-27T00:27:00Z" w16du:dateUtc="2026-09-26T15:27:00Z">
                    <w:rPr>
                      <w:rFonts w:ascii="Cambria Math" w:hAnsi="Cambria Math"/>
                    </w:rPr>
                  </w:ins>
                </m:ctrlPr>
              </m:sSubPr>
              <m:e>
                <m:r>
                  <w:ins w:id="661" w:author="诗月 胡" w:date="2026-09-27T00:27:00Z" w16du:dateUtc="2026-09-26T15:27:00Z">
                    <w:rPr>
                      <w:rFonts w:ascii="Cambria Math" w:hAnsi="Cambria Math"/>
                    </w:rPr>
                    <m:t>q</m:t>
                  </w:ins>
                </m:r>
              </m:e>
              <m:sub>
                <m:r>
                  <w:ins w:id="662" w:author="诗月 胡" w:date="2026-09-27T00:27:00Z" w16du:dateUtc="2026-09-26T15:27:00Z">
                    <w:rPr>
                      <w:rFonts w:ascii="Cambria Math" w:hAnsi="Cambria Math"/>
                    </w:rPr>
                    <m:t>H</m:t>
                  </w:ins>
                </m:r>
              </m:sub>
            </m:sSub>
          </m:sub>
        </m:sSub>
        <m:r>
          <w:ins w:id="663" w:author="诗月 胡" w:date="2026-09-27T00:27:00Z" w16du:dateUtc="2026-09-26T15:27:00Z">
            <w:rPr>
              <w:rFonts w:ascii="Cambria Math" w:hAnsi="Cambria Math"/>
            </w:rPr>
            <m:t>+</m:t>
          </w:ins>
        </m:r>
        <m:sSub>
          <m:sSubPr>
            <m:ctrlPr>
              <w:ins w:id="664" w:author="诗月 胡" w:date="2026-09-27T00:27:00Z" w16du:dateUtc="2026-09-26T15:27:00Z">
                <w:rPr>
                  <w:rFonts w:ascii="Cambria Math" w:hAnsi="Cambria Math"/>
                </w:rPr>
              </w:ins>
            </m:ctrlPr>
          </m:sSubPr>
          <m:e>
            <m:r>
              <w:ins w:id="665" w:author="诗月 胡" w:date="2026-09-27T00:27:00Z" w16du:dateUtc="2026-09-26T15:27:00Z">
                <w:rPr>
                  <w:rFonts w:ascii="Cambria Math" w:hAnsi="Cambria Math"/>
                </w:rPr>
                <m:t>e</m:t>
              </w:ins>
            </m:r>
          </m:e>
          <m:sub>
            <m:sSub>
              <m:sSubPr>
                <m:ctrlPr>
                  <w:ins w:id="666" w:author="诗月 胡" w:date="2026-09-27T00:27:00Z" w16du:dateUtc="2026-09-26T15:27:00Z">
                    <w:rPr>
                      <w:rFonts w:ascii="Cambria Math" w:hAnsi="Cambria Math"/>
                    </w:rPr>
                  </w:ins>
                </m:ctrlPr>
              </m:sSubPr>
              <m:e>
                <m:r>
                  <w:ins w:id="667" w:author="诗月 胡" w:date="2026-09-27T00:27:00Z" w16du:dateUtc="2026-09-26T15:27:00Z">
                    <w:rPr>
                      <w:rFonts w:ascii="Cambria Math" w:hAnsi="Cambria Math"/>
                    </w:rPr>
                    <m:t>q</m:t>
                  </w:ins>
                </m:r>
              </m:e>
              <m:sub>
                <m:r>
                  <w:ins w:id="668" w:author="诗月 胡" w:date="2026-09-27T00:27:00Z" w16du:dateUtc="2026-09-26T15:27:00Z">
                    <w:rPr>
                      <w:rFonts w:ascii="Cambria Math" w:hAnsi="Cambria Math"/>
                    </w:rPr>
                    <m:t>H</m:t>
                  </w:ins>
                </m:r>
              </m:sub>
            </m:sSub>
          </m:sub>
        </m:sSub>
        <m:r>
          <w:ins w:id="669" w:author="诗月 胡" w:date="2026-09-27T00:27:00Z" w16du:dateUtc="2026-09-26T15:27:00Z">
            <w:rPr>
              <w:rFonts w:ascii="Cambria Math" w:hAnsi="Cambria Math"/>
            </w:rPr>
            <m:t>=</m:t>
          </w:ins>
        </m:r>
        <m:sSub>
          <m:sSubPr>
            <m:ctrlPr>
              <w:ins w:id="670" w:author="诗月 胡" w:date="2026-09-27T00:27:00Z" w16du:dateUtc="2026-09-26T15:27:00Z">
                <w:rPr>
                  <w:rFonts w:ascii="Cambria Math" w:hAnsi="Cambria Math"/>
                </w:rPr>
              </w:ins>
            </m:ctrlPr>
          </m:sSubPr>
          <m:e>
            <m:r>
              <w:ins w:id="671" w:author="诗月 胡" w:date="2026-09-27T00:27:00Z" w16du:dateUtc="2026-09-26T15:27:00Z">
                <w:rPr>
                  <w:rFonts w:ascii="Cambria Math" w:hAnsi="Cambria Math"/>
                </w:rPr>
                <m:t>V</m:t>
              </w:ins>
            </m:r>
          </m:e>
          <m:sub>
            <m:sSub>
              <m:sSubPr>
                <m:ctrlPr>
                  <w:ins w:id="672" w:author="诗月 胡" w:date="2026-09-27T00:27:00Z" w16du:dateUtc="2026-09-26T15:27:00Z">
                    <w:rPr>
                      <w:rFonts w:ascii="Cambria Math" w:hAnsi="Cambria Math"/>
                    </w:rPr>
                  </w:ins>
                </m:ctrlPr>
              </m:sSubPr>
              <m:e>
                <m:r>
                  <w:ins w:id="673" w:author="诗月 胡" w:date="2026-09-27T00:27:00Z" w16du:dateUtc="2026-09-26T15:27:00Z">
                    <w:rPr>
                      <w:rFonts w:ascii="Cambria Math" w:hAnsi="Cambria Math"/>
                    </w:rPr>
                    <m:t>q</m:t>
                  </w:ins>
                </m:r>
              </m:e>
              <m:sub>
                <m:r>
                  <w:ins w:id="674" w:author="诗月 胡" w:date="2026-09-27T00:27:00Z" w16du:dateUtc="2026-09-26T15:27:00Z">
                    <w:rPr>
                      <w:rFonts w:ascii="Cambria Math" w:hAnsi="Cambria Math"/>
                    </w:rPr>
                    <m:t>H</m:t>
                  </w:ins>
                </m:r>
              </m:sub>
            </m:sSub>
          </m:sub>
        </m:sSub>
      </m:oMath>
      <w:ins w:id="675" w:author="诗月 胡" w:date="2026-09-27T00:27:00Z" w16du:dateUtc="2026-09-26T15:27:00Z">
        <w:r>
          <w:rPr>
            <w:rFonts w:ascii="Times New Roman" w:hAnsi="Times New Roman" w:cs="Times New Roman"/>
          </w:rPr>
          <w:t xml:space="preserve">, proving Equation (53). </w:t>
        </w:r>
      </w:ins>
      <m:oMath>
        <m:r>
          <w:ins w:id="676" w:author="诗月 胡" w:date="2026-09-27T00:27:00Z" w16du:dateUtc="2026-09-26T15:27:00Z">
            <w:rPr>
              <w:rFonts w:ascii="Cambria Math" w:hAnsi="Cambria Math"/>
            </w:rPr>
            <m:t>◻</m:t>
          </w:ins>
        </m:r>
      </m:oMath>
    </w:p>
    <w:p w14:paraId="41644A4B" w14:textId="77777777" w:rsidR="00766443" w:rsidRDefault="00766443">
      <w:pPr>
        <w:rPr>
          <w:ins w:id="677" w:author="诗月 胡" w:date="2026-09-27T00:27:00Z" w16du:dateUtc="2026-09-26T15:27:00Z"/>
        </w:rPr>
      </w:pPr>
      <w:ins w:id="678" w:author="诗月 胡" w:date="2026-09-27T00:27:00Z" w16du:dateUtc="2026-09-26T15:27:00Z">
        <w:r>
          <w:rPr>
            <w:rFonts w:ascii="Times New Roman" w:hAnsi="Times New Roman" w:cs="Times New Roman"/>
          </w:rPr>
          <w:t xml:space="preserve">    When the margin condition does not hold, the robust decision is obtained by comparing the full scores </w:t>
        </w:r>
      </w:ins>
      <m:oMath>
        <m:sSub>
          <m:sSubPr>
            <m:ctrlPr>
              <w:ins w:id="679" w:author="诗月 胡" w:date="2026-09-27T00:27:00Z" w16du:dateUtc="2026-09-26T15:27:00Z">
                <w:rPr>
                  <w:rFonts w:ascii="Cambria Math" w:hAnsi="Cambria Math"/>
                </w:rPr>
              </w:ins>
            </m:ctrlPr>
          </m:sSubPr>
          <m:e>
            <m:r>
              <w:ins w:id="680" w:author="诗月 胡" w:date="2026-09-27T00:27:00Z" w16du:dateUtc="2026-09-26T15:27:00Z">
                <w:rPr>
                  <w:rFonts w:ascii="Cambria Math" w:hAnsi="Cambria Math"/>
                </w:rPr>
                <m:t>V</m:t>
              </w:ins>
            </m:r>
          </m:e>
          <m:sub>
            <m:r>
              <w:ins w:id="681" w:author="诗月 胡" w:date="2026-09-27T00:27:00Z" w16du:dateUtc="2026-09-26T15:27:00Z">
                <w:rPr>
                  <w:rFonts w:ascii="Cambria Math" w:hAnsi="Cambria Math"/>
                </w:rPr>
                <m:t>q</m:t>
              </w:ins>
            </m:r>
          </m:sub>
        </m:sSub>
      </m:oMath>
      <w:ins w:id="682" w:author="诗月 胡" w:date="2026-09-27T00:27:00Z" w16du:dateUtc="2026-09-26T15:27:00Z">
        <w:r>
          <w:rPr>
            <w:rFonts w:ascii="Times New Roman" w:hAnsi="Times New Roman" w:cs="Times New Roman"/>
          </w:rPr>
          <w:t xml:space="preserve">. Corollary 2 assesses excess performance loss relative to the two-model median-minimax optimum. Evaluator-specific regret, such as the </w:t>
        </w:r>
      </w:ins>
      <m:oMath>
        <m:sSub>
          <m:sSubPr>
            <m:ctrlPr>
              <w:ins w:id="683" w:author="诗月 胡" w:date="2026-09-27T00:27:00Z" w16du:dateUtc="2026-09-26T15:27:00Z">
                <w:rPr>
                  <w:rFonts w:ascii="Cambria Math" w:hAnsi="Cambria Math"/>
                </w:rPr>
              </w:ins>
            </m:ctrlPr>
          </m:sSubPr>
          <m:e>
            <m:r>
              <w:ins w:id="684" w:author="诗月 胡" w:date="2026-09-27T00:27:00Z" w16du:dateUtc="2026-09-26T15:27:00Z">
                <w:rPr>
                  <w:rFonts w:ascii="Cambria Math" w:hAnsi="Cambria Math"/>
                </w:rPr>
                <m:t>M</m:t>
              </w:ins>
            </m:r>
          </m:e>
          <m:sub>
            <m:r>
              <w:ins w:id="685" w:author="诗月 胡" w:date="2026-09-27T00:27:00Z" w16du:dateUtc="2026-09-26T15:27:00Z">
                <w:rPr>
                  <w:rFonts w:ascii="Cambria Math" w:hAnsi="Cambria Math"/>
                </w:rPr>
                <m:t>1</m:t>
              </w:ins>
            </m:r>
          </m:sub>
        </m:sSub>
      </m:oMath>
      <w:ins w:id="686" w:author="诗月 胡" w:date="2026-09-27T00:27:00Z" w16du:dateUtc="2026-09-26T15:27:00Z">
        <w:r>
          <w:rPr>
            <w:rFonts w:ascii="Times New Roman" w:hAnsi="Times New Roman" w:cs="Times New Roman"/>
          </w:rPr>
          <w:t xml:space="preserve"> regret </w:t>
        </w:r>
      </w:ins>
      <m:oMath>
        <m:sSub>
          <m:sSubPr>
            <m:ctrlPr>
              <w:ins w:id="687" w:author="诗月 胡" w:date="2026-09-27T00:27:00Z" w16du:dateUtc="2026-09-26T15:27:00Z">
                <w:rPr>
                  <w:rFonts w:ascii="Cambria Math" w:hAnsi="Cambria Math"/>
                </w:rPr>
              </w:ins>
            </m:ctrlPr>
          </m:sSubPr>
          <m:e>
            <m:r>
              <w:ins w:id="688" w:author="诗月 胡" w:date="2026-09-27T00:27:00Z" w16du:dateUtc="2026-09-26T15:27:00Z">
                <w:rPr>
                  <w:rFonts w:ascii="Cambria Math" w:hAnsi="Cambria Math"/>
                </w:rPr>
                <m:t>a</m:t>
              </w:ins>
            </m:r>
          </m:e>
          <m:sub>
            <m:sSub>
              <m:sSubPr>
                <m:ctrlPr>
                  <w:ins w:id="689" w:author="诗月 胡" w:date="2026-09-27T00:27:00Z" w16du:dateUtc="2026-09-26T15:27:00Z">
                    <w:rPr>
                      <w:rFonts w:ascii="Cambria Math" w:hAnsi="Cambria Math"/>
                    </w:rPr>
                  </w:ins>
                </m:ctrlPr>
              </m:sSubPr>
              <m:e>
                <m:r>
                  <w:ins w:id="690" w:author="诗月 胡" w:date="2026-09-27T00:27:00Z" w16du:dateUtc="2026-09-26T15:27:00Z">
                    <w:rPr>
                      <w:rFonts w:ascii="Cambria Math" w:hAnsi="Cambria Math"/>
                    </w:rPr>
                    <m:t>q</m:t>
                  </w:ins>
                </m:r>
              </m:e>
              <m:sub>
                <m:r>
                  <w:ins w:id="691" w:author="诗月 胡" w:date="2026-09-27T00:27:00Z" w16du:dateUtc="2026-09-26T15:27:00Z">
                    <w:rPr>
                      <w:rFonts w:ascii="Cambria Math" w:hAnsi="Cambria Math"/>
                    </w:rPr>
                    <m:t>H</m:t>
                  </w:ins>
                </m:r>
              </m:sub>
            </m:sSub>
          </m:sub>
        </m:sSub>
        <m:r>
          <w:ins w:id="692" w:author="诗月 胡" w:date="2026-09-27T00:27:00Z" w16du:dateUtc="2026-09-26T15:27:00Z">
            <w:rPr>
              <w:rFonts w:ascii="Cambria Math" w:hAnsi="Cambria Math"/>
            </w:rPr>
            <m:t>-</m:t>
          </w:ins>
        </m:r>
        <m:sSub>
          <m:sSubPr>
            <m:ctrlPr>
              <w:ins w:id="693" w:author="诗月 胡" w:date="2026-09-27T00:27:00Z" w16du:dateUtc="2026-09-26T15:27:00Z">
                <w:rPr>
                  <w:rFonts w:ascii="Cambria Math" w:hAnsi="Cambria Math"/>
                </w:rPr>
              </w:ins>
            </m:ctrlPr>
          </m:sSubPr>
          <m:e>
            <m:r>
              <w:ins w:id="694" w:author="诗月 胡" w:date="2026-09-27T00:27:00Z" w16du:dateUtc="2026-09-26T15:27:00Z">
                <m:rPr>
                  <m:sty m:val="p"/>
                </m:rPr>
                <w:rPr>
                  <w:rFonts w:ascii="Cambria Math" w:hAnsi="Cambria Math"/>
                </w:rPr>
                <m:t>min</m:t>
              </w:ins>
            </m:r>
          </m:e>
          <m:sub>
            <m:r>
              <w:ins w:id="695" w:author="诗月 胡" w:date="2026-09-27T00:27:00Z" w16du:dateUtc="2026-09-26T15:27:00Z">
                <w:rPr>
                  <w:rFonts w:ascii="Cambria Math" w:hAnsi="Cambria Math"/>
                </w:rPr>
                <m:t>q</m:t>
              </w:ins>
            </m:r>
          </m:sub>
        </m:sSub>
        <m:sSub>
          <m:sSubPr>
            <m:ctrlPr>
              <w:ins w:id="696" w:author="诗月 胡" w:date="2026-09-27T00:27:00Z" w16du:dateUtc="2026-09-26T15:27:00Z">
                <w:rPr>
                  <w:rFonts w:ascii="Cambria Math" w:hAnsi="Cambria Math"/>
                </w:rPr>
              </w:ins>
            </m:ctrlPr>
          </m:sSubPr>
          <m:e>
            <m:r>
              <w:ins w:id="697" w:author="诗月 胡" w:date="2026-09-27T00:27:00Z" w16du:dateUtc="2026-09-26T15:27:00Z">
                <w:rPr>
                  <w:rFonts w:ascii="Cambria Math" w:hAnsi="Cambria Math"/>
                </w:rPr>
                <m:t>a</m:t>
              </w:ins>
            </m:r>
          </m:e>
          <m:sub>
            <m:r>
              <w:ins w:id="698" w:author="诗月 胡" w:date="2026-09-27T00:27:00Z" w16du:dateUtc="2026-09-26T15:27:00Z">
                <w:rPr>
                  <w:rFonts w:ascii="Cambria Math" w:hAnsi="Cambria Math"/>
                </w:rPr>
                <m:t>q</m:t>
              </w:ins>
            </m:r>
          </m:sub>
        </m:sSub>
      </m:oMath>
      <w:ins w:id="699" w:author="诗月 胡" w:date="2026-09-27T00:27:00Z" w16du:dateUtc="2026-09-26T15:27:00Z">
        <w:r>
          <w:rPr>
            <w:rFonts w:ascii="Times New Roman" w:hAnsi="Times New Roman" w:cs="Times New Roman"/>
          </w:rPr>
          <w:t xml:space="preserve">, makes a different comparison and is reported separately. Corollary 2 does not involve </w:t>
        </w:r>
      </w:ins>
      <m:oMath>
        <m:sSub>
          <m:sSubPr>
            <m:ctrlPr>
              <w:ins w:id="700" w:author="诗月 胡" w:date="2026-09-27T00:27:00Z" w16du:dateUtc="2026-09-26T15:27:00Z">
                <w:rPr>
                  <w:rFonts w:ascii="Cambria Math" w:hAnsi="Cambria Math"/>
                </w:rPr>
              </w:ins>
            </m:ctrlPr>
          </m:sSubPr>
          <m:e>
            <m:r>
              <w:ins w:id="701" w:author="诗月 胡" w:date="2026-09-27T00:27:00Z" w16du:dateUtc="2026-09-26T15:27:00Z">
                <w:rPr>
                  <w:rFonts w:ascii="Cambria Math" w:hAnsi="Cambria Math"/>
                </w:rPr>
                <m:t>M</m:t>
              </w:ins>
            </m:r>
          </m:e>
          <m:sub>
            <m:r>
              <w:ins w:id="702" w:author="诗月 胡" w:date="2026-09-27T00:27:00Z" w16du:dateUtc="2026-09-26T15:27:00Z">
                <w:rPr>
                  <w:rFonts w:ascii="Cambria Math" w:hAnsi="Cambria Math"/>
                </w:rPr>
                <m:t>3</m:t>
              </w:ins>
            </m:r>
          </m:sub>
        </m:sSub>
      </m:oMath>
      <w:ins w:id="703" w:author="诗月 胡" w:date="2026-09-27T00:27:00Z" w16du:dateUtc="2026-09-26T15:27:00Z">
        <w:r>
          <w:rPr>
            <w:rFonts w:ascii="Times New Roman" w:hAnsi="Times New Roman" w:cs="Times New Roman"/>
          </w:rPr>
          <w:t>, whose class distribution in Equation (14) is assessed on its own.</w:t>
        </w:r>
      </w:ins>
    </w:p>
    <w:p w14:paraId="3F830034" w14:textId="77777777" w:rsidR="00766443" w:rsidRDefault="00766443">
      <w:pPr>
        <w:rPr>
          <w:ins w:id="704" w:author="诗月 胡" w:date="2026-09-27T00:27:00Z" w16du:dateUtc="2026-09-26T15:27:00Z"/>
        </w:rPr>
      </w:pPr>
      <w:commentRangeStart w:id="705"/>
      <w:ins w:id="706" w:author="诗月 胡" w:date="2026-09-27T00:27:00Z" w16du:dateUtc="2026-09-26T15:27:00Z">
        <w:r>
          <w:rPr>
            <w:rFonts w:ascii="Times New Roman" w:hAnsi="Times New Roman" w:cs="Times New Roman"/>
            <w:b/>
          </w:rPr>
          <w:t>Remark 2.</w:t>
        </w:r>
        <w:r>
          <w:rPr>
            <w:rFonts w:ascii="Times New Roman" w:hAnsi="Times New Roman" w:cs="Times New Roman"/>
          </w:rPr>
          <w:t xml:space="preserve"> Under the ordering of Equation (47), the worst-case class mean over the 1-Wasserstein ball centered on the </w:t>
        </w:r>
      </w:ins>
      <m:oMath>
        <m:sSub>
          <m:sSubPr>
            <m:ctrlPr>
              <w:ins w:id="707" w:author="诗月 胡" w:date="2026-09-27T00:27:00Z" w16du:dateUtc="2026-09-26T15:27:00Z">
                <w:rPr>
                  <w:rFonts w:ascii="Cambria Math" w:hAnsi="Cambria Math"/>
                </w:rPr>
              </w:ins>
            </m:ctrlPr>
          </m:sSubPr>
          <m:e>
            <m:r>
              <w:ins w:id="708" w:author="诗月 胡" w:date="2026-09-27T00:27:00Z" w16du:dateUtc="2026-09-26T15:27:00Z">
                <w:rPr>
                  <w:rFonts w:ascii="Cambria Math" w:hAnsi="Cambria Math"/>
                </w:rPr>
                <m:t>M</m:t>
              </w:ins>
            </m:r>
          </m:e>
          <m:sub>
            <m:r>
              <w:ins w:id="709" w:author="诗月 胡" w:date="2026-09-27T00:27:00Z" w16du:dateUtc="2026-09-26T15:27:00Z">
                <w:rPr>
                  <w:rFonts w:ascii="Cambria Math" w:hAnsi="Cambria Math"/>
                </w:rPr>
                <m:t>1</m:t>
              </w:ins>
            </m:r>
          </m:sub>
        </m:sSub>
      </m:oMath>
      <w:ins w:id="710" w:author="诗月 胡" w:date="2026-09-27T00:27:00Z" w16du:dateUtc="2026-09-26T15:27:00Z">
        <w:r>
          <w:rPr>
            <w:rFonts w:ascii="Times New Roman" w:hAnsi="Times New Roman" w:cs="Times New Roman"/>
          </w:rPr>
          <w:t xml:space="preserve"> class distribution, with radius equal to the 1-Wasserstein distance between the </w:t>
        </w:r>
      </w:ins>
      <m:oMath>
        <m:sSub>
          <m:sSubPr>
            <m:ctrlPr>
              <w:ins w:id="711" w:author="诗月 胡" w:date="2026-09-27T00:27:00Z" w16du:dateUtc="2026-09-26T15:27:00Z">
                <w:rPr>
                  <w:rFonts w:ascii="Cambria Math" w:hAnsi="Cambria Math"/>
                </w:rPr>
              </w:ins>
            </m:ctrlPr>
          </m:sSubPr>
          <m:e>
            <m:r>
              <w:ins w:id="712" w:author="诗月 胡" w:date="2026-09-27T00:27:00Z" w16du:dateUtc="2026-09-26T15:27:00Z">
                <w:rPr>
                  <w:rFonts w:ascii="Cambria Math" w:hAnsi="Cambria Math"/>
                </w:rPr>
                <m:t>M</m:t>
              </w:ins>
            </m:r>
          </m:e>
          <m:sub>
            <m:r>
              <w:ins w:id="713" w:author="诗月 胡" w:date="2026-09-27T00:27:00Z" w16du:dateUtc="2026-09-26T15:27:00Z">
                <w:rPr>
                  <w:rFonts w:ascii="Cambria Math" w:hAnsi="Cambria Math"/>
                </w:rPr>
                <m:t>1</m:t>
              </w:ins>
            </m:r>
          </m:sub>
        </m:sSub>
      </m:oMath>
      <w:ins w:id="714" w:author="诗月 胡" w:date="2026-09-27T00:27:00Z" w16du:dateUtc="2026-09-26T15:27:00Z">
        <w:r>
          <w:rPr>
            <w:rFonts w:ascii="Times New Roman" w:hAnsi="Times New Roman" w:cs="Times New Roman"/>
          </w:rPr>
          <w:t xml:space="preserve"> and </w:t>
        </w:r>
      </w:ins>
      <m:oMath>
        <m:sSub>
          <m:sSubPr>
            <m:ctrlPr>
              <w:ins w:id="715" w:author="诗月 胡" w:date="2026-09-27T00:27:00Z" w16du:dateUtc="2026-09-26T15:27:00Z">
                <w:rPr>
                  <w:rFonts w:ascii="Cambria Math" w:hAnsi="Cambria Math"/>
                </w:rPr>
              </w:ins>
            </m:ctrlPr>
          </m:sSubPr>
          <m:e>
            <m:r>
              <w:ins w:id="716" w:author="诗月 胡" w:date="2026-09-27T00:27:00Z" w16du:dateUtc="2026-09-26T15:27:00Z">
                <w:rPr>
                  <w:rFonts w:ascii="Cambria Math" w:hAnsi="Cambria Math"/>
                </w:rPr>
                <m:t>M</m:t>
              </w:ins>
            </m:r>
          </m:e>
          <m:sub>
            <m:r>
              <w:ins w:id="717" w:author="诗月 胡" w:date="2026-09-27T00:27:00Z" w16du:dateUtc="2026-09-26T15:27:00Z">
                <w:rPr>
                  <w:rFonts w:ascii="Cambria Math" w:hAnsi="Cambria Math"/>
                </w:rPr>
                <m:t>2</m:t>
              </w:ins>
            </m:r>
          </m:sub>
        </m:sSub>
      </m:oMath>
      <w:ins w:id="718" w:author="诗月 胡" w:date="2026-09-27T00:27:00Z" w16du:dateUtc="2026-09-26T15:27:00Z">
        <w:r>
          <w:rPr>
            <w:rFonts w:ascii="Times New Roman" w:hAnsi="Times New Roman" w:cs="Times New Roman"/>
          </w:rPr>
          <w:t xml:space="preserve"> class distributions, equals the </w:t>
        </w:r>
      </w:ins>
      <m:oMath>
        <m:sSub>
          <m:sSubPr>
            <m:ctrlPr>
              <w:ins w:id="719" w:author="诗月 胡" w:date="2026-09-27T00:27:00Z" w16du:dateUtc="2026-09-26T15:27:00Z">
                <w:rPr>
                  <w:rFonts w:ascii="Cambria Math" w:hAnsi="Cambria Math"/>
                </w:rPr>
              </w:ins>
            </m:ctrlPr>
          </m:sSubPr>
          <m:e>
            <m:r>
              <w:ins w:id="720" w:author="诗月 胡" w:date="2026-09-27T00:27:00Z" w16du:dateUtc="2026-09-26T15:27:00Z">
                <w:rPr>
                  <w:rFonts w:ascii="Cambria Math" w:hAnsi="Cambria Math"/>
                </w:rPr>
                <m:t>M</m:t>
              </w:ins>
            </m:r>
          </m:e>
          <m:sub>
            <m:r>
              <w:ins w:id="721" w:author="诗月 胡" w:date="2026-09-27T00:27:00Z" w16du:dateUtc="2026-09-26T15:27:00Z">
                <w:rPr>
                  <w:rFonts w:ascii="Cambria Math" w:hAnsi="Cambria Math"/>
                </w:rPr>
                <m:t>2</m:t>
              </w:ins>
            </m:r>
          </m:sub>
        </m:sSub>
      </m:oMath>
      <w:ins w:id="722" w:author="诗月 胡" w:date="2026-09-27T00:27:00Z" w16du:dateUtc="2026-09-26T15:27:00Z">
        <w:r>
          <w:rPr>
            <w:rFonts w:ascii="Times New Roman" w:hAnsi="Times New Roman" w:cs="Times New Roman"/>
          </w:rPr>
          <w:t xml:space="preserve"> class mean, a mean-based counterpart of Corollary 1(a) and a simple instance of an analytical worst case under stochastic dominance (cf. Fu, Li and Zhang, 2024), whereas Equation (15) uses medians.</w:t>
        </w:r>
      </w:ins>
      <w:commentRangeEnd w:id="705"/>
      <w:r>
        <w:rPr>
          <w:rStyle w:val="af6"/>
          <w:szCs w:val="22"/>
        </w:rPr>
        <w:commentReference w:id="705"/>
      </w:r>
    </w:p>
    <w:p w14:paraId="1FABA661" w14:textId="77777777" w:rsidR="00766443" w:rsidRDefault="00766443">
      <w:pPr>
        <w:rPr>
          <w:ins w:id="723" w:author="诗月 胡" w:date="2026-09-27T00:27:00Z" w16du:dateUtc="2026-09-26T15:27:00Z"/>
        </w:rPr>
      </w:pPr>
      <w:ins w:id="724" w:author="诗月 胡" w:date="2026-09-27T00:27:00Z" w16du:dateUtc="2026-09-26T15:27:00Z">
        <w:r>
          <w:rPr>
            <w:rFonts w:ascii="Times New Roman" w:hAnsi="Times New Roman" w:cs="Times New Roman"/>
            <w:b/>
          </w:rPr>
          <w:t>4.5 Generate, screen, and verify release procedure</w:t>
        </w:r>
      </w:ins>
    </w:p>
    <w:p w14:paraId="171AA8C3" w14:textId="77777777" w:rsidR="00766443" w:rsidRDefault="00766443">
      <w:pPr>
        <w:rPr>
          <w:ins w:id="725" w:author="诗月 胡" w:date="2026-09-27T00:27:00Z" w16du:dateUtc="2026-09-26T15:27:00Z"/>
        </w:rPr>
      </w:pPr>
      <w:ins w:id="726" w:author="诗月 胡" w:date="2026-09-27T00:27:00Z" w16du:dateUtc="2026-09-26T15:27:00Z">
        <w:r>
          <w:rPr>
            <w:rFonts w:ascii="Times New Roman" w:hAnsi="Times New Roman" w:cs="Times New Roman"/>
          </w:rPr>
          <w:t xml:space="preserve">    The class-selection procedure of Section 4.1 releases a wave drawn from a class, and no such rule can release a wave whose score under an evaluator </w:t>
        </w:r>
      </w:ins>
      <m:oMath>
        <m:r>
          <w:ins w:id="727" w:author="诗月 胡" w:date="2026-09-27T00:27:00Z" w16du:dateUtc="2026-09-26T15:27:00Z">
            <w:rPr>
              <w:rFonts w:ascii="Cambria Math" w:hAnsi="Cambria Math"/>
            </w:rPr>
            <m:t>m∈</m:t>
          </w:ins>
        </m:r>
        <m:sSub>
          <m:sSubPr>
            <m:ctrlPr>
              <w:ins w:id="728" w:author="诗月 胡" w:date="2026-09-27T00:27:00Z" w16du:dateUtc="2026-09-26T15:27:00Z">
                <w:rPr>
                  <w:rFonts w:ascii="Cambria Math" w:hAnsi="Cambria Math"/>
                </w:rPr>
              </w:ins>
            </m:ctrlPr>
          </m:sSubPr>
          <m:e>
            <m:r>
              <w:ins w:id="729" w:author="诗月 胡" w:date="2026-09-27T00:27:00Z" w16du:dateUtc="2026-09-26T15:27:00Z">
                <m:rPr>
                  <m:scr m:val="script"/>
                </m:rPr>
                <w:rPr>
                  <w:rFonts w:ascii="Cambria Math" w:hAnsi="Cambria Math"/>
                </w:rPr>
                <m:t>M</m:t>
              </w:ins>
            </m:r>
          </m:e>
          <m:sub>
            <m:r>
              <w:ins w:id="730" w:author="诗月 胡" w:date="2026-09-27T00:27:00Z" w16du:dateUtc="2026-09-26T15:27:00Z">
                <w:rPr>
                  <w:rFonts w:ascii="Cambria Math" w:hAnsi="Cambria Math"/>
                </w:rPr>
                <m:t>D</m:t>
              </w:ins>
            </m:r>
          </m:sub>
        </m:sSub>
      </m:oMath>
      <w:ins w:id="731" w:author="诗月 胡" w:date="2026-09-27T00:27:00Z" w16du:dateUtc="2026-09-26T15:27:00Z">
        <w:r>
          <w:rPr>
            <w:rFonts w:ascii="Times New Roman" w:hAnsi="Times New Roman" w:cs="Times New Roman"/>
          </w:rPr>
          <w:t xml:space="preserve"> is below the pool optimum of Equation (17) for that evaluator. This section describes a release procedure that works with individual candidates instead. It generates candidate waves, screens them with a closed-form evaluator, and verifies a shortlist with an event-driven evaluator before release. The dispatch rule of Section 3 stays fixed; the procedure changes only the released wave, that is, its order set and its processing sequence.</w:t>
        </w:r>
      </w:ins>
    </w:p>
    <w:p w14:paraId="74C90C4A" w14:textId="77777777" w:rsidR="00766443" w:rsidRDefault="00766443">
      <w:pPr>
        <w:rPr>
          <w:ins w:id="732" w:author="诗月 胡" w:date="2026-09-27T00:27:00Z" w16du:dateUtc="2026-09-26T15:27:00Z"/>
        </w:rPr>
      </w:pPr>
      <w:ins w:id="733" w:author="诗月 胡" w:date="2026-09-27T00:27:00Z" w16du:dateUtc="2026-09-26T15:27:00Z">
        <w:r>
          <w:rPr>
            <w:rFonts w:ascii="Times New Roman" w:hAnsi="Times New Roman" w:cs="Times New Roman"/>
          </w:rPr>
          <w:t xml:space="preserve">    The generate, screen, and verify (GSV) procedure has three steps (Algorithm 1). The generation step adds to the random pool candidates designed around the two mechanisms of Section 4.3. The screening step ranks every candidate with a closed-form evaluator, which is inexpensive enough to apply to thousands of candidates. The verification step evaluates the best-ranked candidates with an event-driven evaluator, in which AMRs act concurrently, and releases the best of them. The closed-form evaluators therefore serve as a filter, and the event-driven evaluator makes the final choice.</w:t>
        </w:r>
      </w:ins>
    </w:p>
    <w:p w14:paraId="5FE96FB6" w14:textId="77777777" w:rsidR="00766443" w:rsidRDefault="00766443">
      <w:pPr>
        <w:rPr>
          <w:ins w:id="734" w:author="诗月 胡" w:date="2026-09-27T00:27:00Z" w16du:dateUtc="2026-09-26T15:27:00Z"/>
        </w:rPr>
      </w:pPr>
      <w:ins w:id="735" w:author="诗月 胡" w:date="2026-09-27T00:27:00Z" w16du:dateUtc="2026-09-26T15:27:00Z">
        <w:r>
          <w:rPr>
            <w:rFonts w:ascii="Times New Roman" w:hAnsi="Times New Roman" w:cs="Times New Roman"/>
            <w:b/>
          </w:rPr>
          <w:t>4.5.1 Candidate generation</w:t>
        </w:r>
      </w:ins>
    </w:p>
    <w:p w14:paraId="196F8AA3" w14:textId="77777777" w:rsidR="00766443" w:rsidRDefault="00766443">
      <w:pPr>
        <w:rPr>
          <w:ins w:id="736" w:author="诗月 胡" w:date="2026-09-27T00:27:00Z" w16du:dateUtc="2026-09-26T15:27:00Z"/>
        </w:rPr>
      </w:pPr>
      <w:ins w:id="737" w:author="诗月 胡" w:date="2026-09-27T00:27:00Z" w16du:dateUtc="2026-09-26T15:27:00Z">
        <w:r>
          <w:rPr>
            <w:rFonts w:ascii="Times New Roman" w:hAnsi="Times New Roman" w:cs="Times New Roman"/>
          </w:rPr>
          <w:t xml:space="preserve">    The augmented pool is</w:t>
        </w:r>
      </w:ins>
    </w:p>
    <w:p w14:paraId="672649CF" w14:textId="77777777" w:rsidR="00766443" w:rsidRDefault="00766443">
      <w:pPr>
        <w:pStyle w:val="MTDisplayEquation"/>
        <w:rPr>
          <w:ins w:id="738" w:author="诗月 胡" w:date="2026-09-27T00:27:00Z" w16du:dateUtc="2026-09-26T15:27:00Z"/>
        </w:rPr>
      </w:pPr>
      <w:ins w:id="739" w:author="诗月 胡" w:date="2026-09-27T00:27:00Z" w16du:dateUtc="2026-09-26T15:27:00Z">
        <w:r>
          <w:tab/>
        </w:r>
      </w:ins>
      <m:oMath>
        <m:sSup>
          <m:sSupPr>
            <m:ctrlPr>
              <w:ins w:id="740" w:author="诗月 胡" w:date="2026-09-27T00:27:00Z" w16du:dateUtc="2026-09-26T15:27:00Z">
                <w:rPr>
                  <w:rFonts w:ascii="Cambria Math" w:hAnsi="Cambria Math"/>
                </w:rPr>
              </w:ins>
            </m:ctrlPr>
          </m:sSupPr>
          <m:e>
            <m:r>
              <w:ins w:id="741" w:author="诗月 胡" w:date="2026-09-27T00:27:00Z" w16du:dateUtc="2026-09-26T15:27:00Z">
                <m:rPr>
                  <m:scr m:val="script"/>
                </m:rPr>
                <w:rPr>
                  <w:rFonts w:ascii="Cambria Math" w:hAnsi="Cambria Math"/>
                </w:rPr>
                <m:t>K</m:t>
              </w:ins>
            </m:r>
          </m:e>
          <m:sup>
            <m:r>
              <w:ins w:id="742" w:author="诗月 胡" w:date="2026-09-27T00:27:00Z" w16du:dateUtc="2026-09-26T15:27:00Z">
                <w:rPr>
                  <w:rFonts w:ascii="Cambria Math" w:hAnsi="Cambria Math"/>
                </w:rPr>
                <m:t>+</m:t>
              </w:ins>
            </m:r>
          </m:sup>
        </m:sSup>
        <m:r>
          <w:ins w:id="743" w:author="诗月 胡" w:date="2026-09-27T00:27:00Z" w16du:dateUtc="2026-09-26T15:27:00Z">
            <m:rPr>
              <m:scr m:val="script"/>
            </m:rPr>
            <w:rPr>
              <w:rFonts w:ascii="Cambria Math" w:hAnsi="Cambria Math"/>
            </w:rPr>
            <m:t>=K</m:t>
          </w:ins>
        </m:r>
        <m:r>
          <w:ins w:id="744" w:author="诗月 胡" w:date="2026-09-27T00:27:00Z" w16du:dateUtc="2026-09-26T15:27:00Z">
            <m:rPr>
              <m:nor/>
            </m:rPr>
            <m:t> </m:t>
          </w:ins>
        </m:r>
        <m:r>
          <w:ins w:id="745" w:author="诗月 胡" w:date="2026-09-27T00:27:00Z" w16du:dateUtc="2026-09-26T15:27:00Z">
            <w:rPr>
              <w:rFonts w:ascii="Cambria Math" w:hAnsi="Cambria Math"/>
            </w:rPr>
            <m:t>∪</m:t>
          </w:ins>
        </m:r>
        <m:r>
          <w:ins w:id="746" w:author="诗月 胡" w:date="2026-09-27T00:27:00Z" w16du:dateUtc="2026-09-26T15:27:00Z">
            <m:rPr>
              <m:nor/>
            </m:rPr>
            <m:t> </m:t>
          </w:ins>
        </m:r>
        <m:sSup>
          <m:sSupPr>
            <m:ctrlPr>
              <w:ins w:id="747" w:author="诗月 胡" w:date="2026-09-27T00:27:00Z" w16du:dateUtc="2026-09-26T15:27:00Z">
                <w:rPr>
                  <w:rFonts w:ascii="Cambria Math" w:hAnsi="Cambria Math"/>
                </w:rPr>
              </w:ins>
            </m:ctrlPr>
          </m:sSupPr>
          <m:e>
            <m:r>
              <w:ins w:id="748" w:author="诗月 胡" w:date="2026-09-27T00:27:00Z" w16du:dateUtc="2026-09-26T15:27:00Z">
                <m:rPr>
                  <m:scr m:val="script"/>
                </m:rPr>
                <w:rPr>
                  <w:rFonts w:ascii="Cambria Math" w:hAnsi="Cambria Math"/>
                </w:rPr>
                <m:t>K</m:t>
              </w:ins>
            </m:r>
          </m:e>
          <m:sup>
            <m:r>
              <w:ins w:id="749" w:author="诗月 胡" w:date="2026-09-27T00:27:00Z" w16du:dateUtc="2026-09-26T15:27:00Z">
                <m:rPr>
                  <m:sty m:val="p"/>
                </m:rPr>
                <w:rPr>
                  <w:rFonts w:ascii="Cambria Math" w:hAnsi="Cambria Math"/>
                </w:rPr>
                <m:t>seq</m:t>
              </w:ins>
            </m:r>
          </m:sup>
        </m:sSup>
        <m:r>
          <w:ins w:id="750" w:author="诗月 胡" w:date="2026-09-27T00:27:00Z" w16du:dateUtc="2026-09-26T15:27:00Z">
            <m:rPr>
              <m:nor/>
            </m:rPr>
            <m:t> </m:t>
          </w:ins>
        </m:r>
        <m:r>
          <w:ins w:id="751" w:author="诗月 胡" w:date="2026-09-27T00:27:00Z" w16du:dateUtc="2026-09-26T15:27:00Z">
            <w:rPr>
              <w:rFonts w:ascii="Cambria Math" w:hAnsi="Cambria Math"/>
            </w:rPr>
            <m:t>∪</m:t>
          </w:ins>
        </m:r>
        <m:r>
          <w:ins w:id="752" w:author="诗月 胡" w:date="2026-09-27T00:27:00Z" w16du:dateUtc="2026-09-26T15:27:00Z">
            <m:rPr>
              <m:nor/>
            </m:rPr>
            <m:t> </m:t>
          </w:ins>
        </m:r>
        <m:sSup>
          <m:sSupPr>
            <m:ctrlPr>
              <w:ins w:id="753" w:author="诗月 胡" w:date="2026-09-27T00:27:00Z" w16du:dateUtc="2026-09-26T15:27:00Z">
                <w:rPr>
                  <w:rFonts w:ascii="Cambria Math" w:hAnsi="Cambria Math"/>
                </w:rPr>
              </w:ins>
            </m:ctrlPr>
          </m:sSupPr>
          <m:e>
            <m:r>
              <w:ins w:id="754" w:author="诗月 胡" w:date="2026-09-27T00:27:00Z" w16du:dateUtc="2026-09-26T15:27:00Z">
                <m:rPr>
                  <m:scr m:val="script"/>
                </m:rPr>
                <w:rPr>
                  <w:rFonts w:ascii="Cambria Math" w:hAnsi="Cambria Math"/>
                </w:rPr>
                <m:t>K</m:t>
              </w:ins>
            </m:r>
          </m:e>
          <m:sup>
            <m:r>
              <w:ins w:id="755" w:author="诗月 胡" w:date="2026-09-27T00:27:00Z" w16du:dateUtc="2026-09-26T15:27:00Z">
                <m:rPr>
                  <m:sty m:val="p"/>
                </m:rPr>
                <w:rPr>
                  <w:rFonts w:ascii="Cambria Math" w:hAnsi="Cambria Math"/>
                </w:rPr>
                <m:t>con</m:t>
              </w:ins>
            </m:r>
          </m:sup>
        </m:sSup>
        <m:r>
          <w:ins w:id="756" w:author="诗月 胡" w:date="2026-09-27T00:27:00Z" w16du:dateUtc="2026-09-26T15:27:00Z">
            <w:rPr>
              <w:rFonts w:ascii="Cambria Math" w:hAnsi="Cambria Math"/>
            </w:rPr>
            <m:t>.</m:t>
          </w:ins>
        </m:r>
      </m:oMath>
      <w:ins w:id="757"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(54)</w:instrText>
        </w:r>
        <w:r>
          <w:fldChar w:fldCharType="end"/>
        </w:r>
      </w:ins>
    </w:p>
    <w:p w14:paraId="42EA65B0" w14:textId="77777777" w:rsidR="00766443" w:rsidRDefault="00766443">
      <w:pPr>
        <w:rPr>
          <w:ins w:id="758" w:author="诗月 胡" w:date="2026-09-27T00:27:00Z" w16du:dateUtc="2026-09-26T15:27:00Z"/>
        </w:rPr>
      </w:pPr>
      <w:commentRangeStart w:id="759"/>
      <w:ins w:id="760" w:author="诗月 胡" w:date="2026-09-27T00:27:00Z" w16du:dateUtc="2026-09-26T15:27:00Z">
        <w:r>
          <w:rPr>
            <w:rFonts w:ascii="Times New Roman" w:hAnsi="Times New Roman" w:cs="Times New Roman"/>
          </w:rPr>
          <w:t xml:space="preserve">Its first part is the random pool </w:t>
        </w:r>
      </w:ins>
      <m:oMath>
        <m:r>
          <w:ins w:id="761" w:author="诗月 胡" w:date="2026-09-27T00:27:00Z" w16du:dateUtc="2026-09-26T15:27:00Z">
            <m:rPr>
              <m:scr m:val="script"/>
            </m:rPr>
            <w:rPr>
              <w:rFonts w:ascii="Cambria Math" w:hAnsi="Cambria Math"/>
            </w:rPr>
            <m:t>K</m:t>
          </w:ins>
        </m:r>
      </m:oMath>
      <w:ins w:id="762" w:author="诗月 胡" w:date="2026-09-27T00:27:00Z" w16du:dateUtc="2026-09-26T15:27:00Z">
        <w:r>
          <w:rPr>
            <w:rFonts w:ascii="Times New Roman" w:hAnsi="Times New Roman" w:cs="Times New Roman"/>
          </w:rPr>
          <w:t xml:space="preserve"> of Section 3.3.1 with the recorded sequences </w:t>
        </w:r>
      </w:ins>
      <m:oMath>
        <m:sSup>
          <m:sSupPr>
            <m:ctrlPr>
              <w:ins w:id="763" w:author="诗月 胡" w:date="2026-09-27T00:27:00Z" w16du:dateUtc="2026-09-26T15:27:00Z">
                <w:rPr>
                  <w:rFonts w:ascii="Cambria Math" w:hAnsi="Cambria Math"/>
                </w:rPr>
              </w:ins>
            </m:ctrlPr>
          </m:sSupPr>
          <m:e>
            <m:r>
              <w:ins w:id="764" w:author="诗月 胡" w:date="2026-09-27T00:27:00Z" w16du:dateUtc="2026-09-26T15:27:00Z">
                <w:rPr>
                  <w:rFonts w:ascii="Cambria Math" w:hAnsi="Cambria Math"/>
                </w:rPr>
                <m:t>π</m:t>
              </w:ins>
            </m:r>
          </m:e>
          <m:sup>
            <m:r>
              <w:ins w:id="765" w:author="诗月 胡" w:date="2026-09-27T00:27:00Z" w16du:dateUtc="2026-09-26T15:27:00Z">
                <w:rPr>
                  <w:rFonts w:ascii="Cambria Math" w:hAnsi="Cambria Math"/>
                </w:rPr>
                <m:t>k</m:t>
              </w:ins>
            </m:r>
          </m:sup>
        </m:sSup>
      </m:oMath>
      <w:ins w:id="766" w:author="诗月 胡" w:date="2026-09-27T00:27:00Z" w16du:dateUtc="2026-09-26T15:27:00Z">
        <w:r>
          <w:rPr>
            <w:rFonts w:ascii="Times New Roman" w:hAnsi="Times New Roman" w:cs="Times New Roman"/>
          </w:rPr>
          <w:t xml:space="preserve">. The second part, </w:t>
        </w:r>
      </w:ins>
      <m:oMath>
        <m:sSup>
          <m:sSupPr>
            <m:ctrlPr>
              <w:ins w:id="767" w:author="诗月 胡" w:date="2026-09-27T00:27:00Z" w16du:dateUtc="2026-09-26T15:27:00Z">
                <w:rPr>
                  <w:rFonts w:ascii="Cambria Math" w:hAnsi="Cambria Math"/>
                </w:rPr>
              </w:ins>
            </m:ctrlPr>
          </m:sSupPr>
          <m:e>
            <m:r>
              <w:ins w:id="768" w:author="诗月 胡" w:date="2026-09-27T00:27:00Z" w16du:dateUtc="2026-09-26T15:27:00Z">
                <m:rPr>
                  <m:scr m:val="script"/>
                </m:rPr>
                <w:rPr>
                  <w:rFonts w:ascii="Cambria Math" w:hAnsi="Cambria Math"/>
                </w:rPr>
                <m:t>K</m:t>
              </w:ins>
            </m:r>
          </m:e>
          <m:sup>
            <m:r>
              <w:ins w:id="769" w:author="诗月 胡" w:date="2026-09-27T00:27:00Z" w16du:dateUtc="2026-09-26T15:27:00Z">
                <m:rPr>
                  <m:sty m:val="p"/>
                </m:rPr>
                <w:rPr>
                  <w:rFonts w:ascii="Cambria Math" w:hAnsi="Cambria Math"/>
                </w:rPr>
                <m:t>seq</m:t>
              </w:ins>
            </m:r>
          </m:sup>
        </m:sSup>
      </m:oMath>
      <w:ins w:id="770" w:author="诗月 胡" w:date="2026-09-27T00:27:00Z" w16du:dateUtc="2026-09-26T15:27:00Z">
        <w:r>
          <w:rPr>
            <w:rFonts w:ascii="Times New Roman" w:hAnsi="Times New Roman" w:cs="Times New Roman"/>
          </w:rPr>
          <w:t xml:space="preserve">, re-sequences each random candidate. The sequence-aware re-ordering keeps the order set </w:t>
        </w:r>
      </w:ins>
      <m:oMath>
        <m:sSup>
          <m:sSupPr>
            <m:ctrlPr>
              <w:ins w:id="771" w:author="诗月 胡" w:date="2026-09-27T00:27:00Z" w16du:dateUtc="2026-09-26T15:27:00Z">
                <w:rPr>
                  <w:rFonts w:ascii="Cambria Math" w:hAnsi="Cambria Math"/>
                </w:rPr>
              </w:ins>
            </m:ctrlPr>
          </m:sSupPr>
          <m:e>
            <m:r>
              <w:ins w:id="772" w:author="诗月 胡" w:date="2026-09-27T00:27:00Z" w16du:dateUtc="2026-09-26T15:27:00Z">
                <w:rPr>
                  <w:rFonts w:ascii="Cambria Math" w:hAnsi="Cambria Math"/>
                </w:rPr>
                <m:t>W</m:t>
              </w:ins>
            </m:r>
          </m:e>
          <m:sup>
            <m:r>
              <w:ins w:id="773" w:author="诗月 胡" w:date="2026-09-27T00:27:00Z" w16du:dateUtc="2026-09-26T15:27:00Z">
                <w:rPr>
                  <w:rFonts w:ascii="Cambria Math" w:hAnsi="Cambria Math"/>
                </w:rPr>
                <m:t>k</m:t>
              </w:ins>
            </m:r>
          </m:sup>
        </m:sSup>
      </m:oMath>
      <w:ins w:id="774" w:author="诗月 胡" w:date="2026-09-27T00:27:00Z" w16du:dateUtc="2026-09-26T15:27:00Z">
        <w:r>
          <w:rPr>
            <w:rFonts w:ascii="Times New Roman" w:hAnsi="Times New Roman" w:cs="Times New Roman"/>
          </w:rPr>
          <w:t xml:space="preserve"> and changes only the sequence. It groups orders with the same source and destination floors into blocks of at most </w:t>
        </w:r>
      </w:ins>
      <m:oMath>
        <m:r>
          <w:ins w:id="775" w:author="诗月 胡" w:date="2026-09-27T00:27:00Z" w16du:dateUtc="2026-09-26T15:27:00Z">
            <w:rPr>
              <w:rFonts w:ascii="Cambria Math" w:hAnsi="Cambria Math"/>
            </w:rPr>
            <m:t>c</m:t>
          </w:ins>
        </m:r>
      </m:oMath>
      <w:ins w:id="776" w:author="诗月 胡" w:date="2026-09-27T00:27:00Z" w16du:dateUtc="2026-09-26T15:27:00Z">
        <w:r>
          <w:rPr>
            <w:rFonts w:ascii="Times New Roman" w:hAnsi="Times New Roman" w:cs="Times New Roman"/>
          </w:rPr>
          <w:t xml:space="preserve"> orders, so that their elevator requests can share an </w:t>
        </w:r>
      </w:ins>
      <m:oMath>
        <m:sSub>
          <m:sSubPr>
            <m:ctrlPr>
              <w:ins w:id="777" w:author="诗月 胡" w:date="2026-09-27T00:27:00Z" w16du:dateUtc="2026-09-26T15:27:00Z">
                <w:rPr>
                  <w:rFonts w:ascii="Cambria Math" w:hAnsi="Cambria Math"/>
                </w:rPr>
              </w:ins>
            </m:ctrlPr>
          </m:sSubPr>
          <m:e>
            <m:r>
              <w:ins w:id="778" w:author="诗月 胡" w:date="2026-09-27T00:27:00Z" w16du:dateUtc="2026-09-26T15:27:00Z">
                <w:rPr>
                  <w:rFonts w:ascii="Cambria Math" w:hAnsi="Cambria Math"/>
                </w:rPr>
                <m:t>M</m:t>
              </w:ins>
            </m:r>
          </m:e>
          <m:sub>
            <m:r>
              <w:ins w:id="779" w:author="诗月 胡" w:date="2026-09-27T00:27:00Z" w16du:dateUtc="2026-09-26T15:27:00Z">
                <w:rPr>
                  <w:rFonts w:ascii="Cambria Math" w:hAnsi="Cambria Math"/>
                </w:rPr>
                <m:t>2</m:t>
              </w:ins>
            </m:r>
          </m:sub>
        </m:sSub>
      </m:oMath>
      <w:ins w:id="780" w:author="诗月 胡" w:date="2026-09-27T00:27:00Z" w16du:dateUtc="2026-09-26T15:27:00Z">
        <w:r>
          <w:rPr>
            <w:rFonts w:ascii="Times New Roman" w:hAnsi="Times New Roman" w:cs="Times New Roman"/>
          </w:rPr>
          <w:t xml:space="preserve"> trip. It then orders the blocks by readiness and, among equally ready blocks, chooses next the block whose source floor equals, or else is nearest to, the destination floor of the previous block, which is intended to reduce empty repositioning. The third part, </w:t>
        </w:r>
      </w:ins>
      <m:oMath>
        <m:sSup>
          <m:sSupPr>
            <m:ctrlPr>
              <w:ins w:id="781" w:author="诗月 胡" w:date="2026-09-27T00:27:00Z" w16du:dateUtc="2026-09-26T15:27:00Z">
                <w:rPr>
                  <w:rFonts w:ascii="Cambria Math" w:hAnsi="Cambria Math"/>
                </w:rPr>
              </w:ins>
            </m:ctrlPr>
          </m:sSupPr>
          <m:e>
            <m:r>
              <w:ins w:id="782" w:author="诗月 胡" w:date="2026-09-27T00:27:00Z" w16du:dateUtc="2026-09-26T15:27:00Z">
                <m:rPr>
                  <m:scr m:val="script"/>
                </m:rPr>
                <w:rPr>
                  <w:rFonts w:ascii="Cambria Math" w:hAnsi="Cambria Math"/>
                </w:rPr>
                <m:t>K</m:t>
              </w:ins>
            </m:r>
          </m:e>
          <m:sup>
            <m:r>
              <w:ins w:id="783" w:author="诗月 胡" w:date="2026-09-27T00:27:00Z" w16du:dateUtc="2026-09-26T15:27:00Z">
                <m:rPr>
                  <m:sty m:val="p"/>
                </m:rPr>
                <w:rPr>
                  <w:rFonts w:ascii="Cambria Math" w:hAnsi="Cambria Math"/>
                </w:rPr>
                <m:t>con</m:t>
              </w:ins>
            </m:r>
          </m:sup>
        </m:sSup>
      </m:oMath>
      <w:ins w:id="784" w:author="诗月 胡" w:date="2026-09-27T00:27:00Z" w16du:dateUtc="2026-09-26T15:27:00Z">
        <w:r>
          <w:rPr>
            <w:rFonts w:ascii="Times New Roman" w:hAnsi="Times New Roman" w:cs="Times New Roman"/>
          </w:rPr>
          <w:t xml:space="preserve">, contains </w:t>
        </w:r>
      </w:ins>
      <m:oMath>
        <m:sSup>
          <m:sSupPr>
            <m:ctrlPr>
              <w:ins w:id="785" w:author="诗月 胡" w:date="2026-09-27T00:27:00Z" w16du:dateUtc="2026-09-26T15:27:00Z">
                <w:rPr>
                  <w:rFonts w:ascii="Cambria Math" w:hAnsi="Cambria Math"/>
                </w:rPr>
              </w:ins>
            </m:ctrlPr>
          </m:sSupPr>
          <m:e>
            <m:r>
              <w:ins w:id="786" w:author="诗月 胡" w:date="2026-09-27T00:27:00Z" w16du:dateUtc="2026-09-26T15:27:00Z">
                <w:rPr>
                  <w:rFonts w:ascii="Cambria Math" w:hAnsi="Cambria Math"/>
                </w:rPr>
                <m:t>K</m:t>
              </w:ins>
            </m:r>
          </m:e>
          <m:sup>
            <m:r>
              <w:ins w:id="787" w:author="诗月 胡" w:date="2026-09-27T00:27:00Z" w16du:dateUtc="2026-09-26T15:27:00Z">
                <w:rPr>
                  <w:rFonts w:ascii="Cambria Math" w:hAnsi="Cambria Math"/>
                </w:rPr>
                <m:t>'</m:t>
              </w:ins>
            </m:r>
          </m:sup>
        </m:sSup>
      </m:oMath>
      <w:ins w:id="788" w:author="诗月 胡" w:date="2026-09-27T00:27:00Z" w16du:dateUtc="2026-09-26T15:27:00Z">
        <w:r>
          <w:rPr>
            <w:rFonts w:ascii="Times New Roman" w:hAnsi="Times New Roman" w:cs="Times New Roman"/>
          </w:rPr>
          <w:t xml:space="preserve"> candidates from a co-ride-aware constructive generator. Starting from a random cross-floor order, the generator repeatedly adds the order with the highest weighted score. The score rewards completing a partly filled co-ride block and chaining to the wave (the order’s source is the destination of an order already in the wave, or its destination is the source of one), and it penalizes endpoint floors new to the wave; the weights are fixed by a registered tuning rule on training pools, and ties are broken at random. Each constructed order set is then sequenced by the same re-ordering. For </w:t>
        </w:r>
      </w:ins>
      <m:oMath>
        <m:r>
          <w:ins w:id="789" w:author="诗月 胡" w:date="2026-09-27T00:27:00Z" w16du:dateUtc="2026-09-26T15:27:00Z">
            <w:rPr>
              <w:rFonts w:ascii="Cambria Math" w:hAnsi="Cambria Math"/>
            </w:rPr>
            <m:t>k∈</m:t>
          </w:ins>
        </m:r>
        <m:sSup>
          <m:sSupPr>
            <m:ctrlPr>
              <w:ins w:id="790" w:author="诗月 胡" w:date="2026-09-27T00:27:00Z" w16du:dateUtc="2026-09-26T15:27:00Z">
                <w:rPr>
                  <w:rFonts w:ascii="Cambria Math" w:hAnsi="Cambria Math"/>
                </w:rPr>
              </w:ins>
            </m:ctrlPr>
          </m:sSupPr>
          <m:e>
            <m:r>
              <w:ins w:id="791" w:author="诗月 胡" w:date="2026-09-27T00:27:00Z" w16du:dateUtc="2026-09-26T15:27:00Z">
                <m:rPr>
                  <m:scr m:val="script"/>
                </m:rPr>
                <w:rPr>
                  <w:rFonts w:ascii="Cambria Math" w:hAnsi="Cambria Math"/>
                </w:rPr>
                <m:t>K</m:t>
              </w:ins>
            </m:r>
          </m:e>
          <m:sup>
            <m:r>
              <w:ins w:id="792" w:author="诗月 胡" w:date="2026-09-27T00:27:00Z" w16du:dateUtc="2026-09-26T15:27:00Z">
                <m:rPr>
                  <m:sty m:val="p"/>
                </m:rPr>
                <w:rPr>
                  <w:rFonts w:ascii="Cambria Math" w:hAnsi="Cambria Math"/>
                </w:rPr>
                <m:t>seq</m:t>
              </w:ins>
            </m:r>
          </m:sup>
        </m:sSup>
        <m:r>
          <w:ins w:id="793" w:author="诗月 胡" w:date="2026-09-27T00:27:00Z" w16du:dateUtc="2026-09-26T15:27:00Z">
            <w:rPr>
              <w:rFonts w:ascii="Cambria Math" w:hAnsi="Cambria Math"/>
            </w:rPr>
            <m:t>∪</m:t>
          </w:ins>
        </m:r>
        <m:sSup>
          <m:sSupPr>
            <m:ctrlPr>
              <w:ins w:id="794" w:author="诗月 胡" w:date="2026-09-27T00:27:00Z" w16du:dateUtc="2026-09-26T15:27:00Z">
                <w:rPr>
                  <w:rFonts w:ascii="Cambria Math" w:hAnsi="Cambria Math"/>
                </w:rPr>
              </w:ins>
            </m:ctrlPr>
          </m:sSupPr>
          <m:e>
            <m:r>
              <w:ins w:id="795" w:author="诗月 胡" w:date="2026-09-27T00:27:00Z" w16du:dateUtc="2026-09-26T15:27:00Z">
                <m:rPr>
                  <m:scr m:val="script"/>
                </m:rPr>
                <w:rPr>
                  <w:rFonts w:ascii="Cambria Math" w:hAnsi="Cambria Math"/>
                </w:rPr>
                <m:t>K</m:t>
              </w:ins>
            </m:r>
          </m:e>
          <m:sup>
            <m:r>
              <w:ins w:id="796" w:author="诗月 胡" w:date="2026-09-27T00:27:00Z" w16du:dateUtc="2026-09-26T15:27:00Z">
                <m:rPr>
                  <m:sty m:val="p"/>
                </m:rPr>
                <w:rPr>
                  <w:rFonts w:ascii="Cambria Math" w:hAnsi="Cambria Math"/>
                </w:rPr>
                <m:t>con</m:t>
              </w:ins>
            </m:r>
          </m:sup>
        </m:sSup>
      </m:oMath>
      <w:ins w:id="797" w:author="诗月 胡" w:date="2026-09-27T00:27:00Z" w16du:dateUtc="2026-09-26T15:27:00Z">
        <w:r>
          <w:rPr>
            <w:rFonts w:ascii="Times New Roman" w:hAnsi="Times New Roman" w:cs="Times New Roman"/>
          </w:rPr>
          <w:t xml:space="preserve">, </w:t>
        </w:r>
      </w:ins>
      <m:oMath>
        <m:sSup>
          <m:sSupPr>
            <m:ctrlPr>
              <w:ins w:id="798" w:author="诗月 胡" w:date="2026-09-27T00:27:00Z" w16du:dateUtc="2026-09-26T15:27:00Z">
                <w:rPr>
                  <w:rFonts w:ascii="Cambria Math" w:hAnsi="Cambria Math"/>
                </w:rPr>
              </w:ins>
            </m:ctrlPr>
          </m:sSupPr>
          <m:e>
            <m:r>
              <w:ins w:id="799" w:author="诗月 胡" w:date="2026-09-27T00:27:00Z" w16du:dateUtc="2026-09-26T15:27:00Z">
                <w:rPr>
                  <w:rFonts w:ascii="Cambria Math" w:hAnsi="Cambria Math"/>
                </w:rPr>
                <m:t>π</m:t>
              </w:ins>
            </m:r>
          </m:e>
          <m:sup>
            <m:r>
              <w:ins w:id="800" w:author="诗月 胡" w:date="2026-09-27T00:27:00Z" w16du:dateUtc="2026-09-26T15:27:00Z">
                <w:rPr>
                  <w:rFonts w:ascii="Cambria Math" w:hAnsi="Cambria Math"/>
                </w:rPr>
                <m:t>k</m:t>
              </w:ins>
            </m:r>
          </m:sup>
        </m:sSup>
      </m:oMath>
      <w:ins w:id="801" w:author="诗月 胡" w:date="2026-09-27T00:27:00Z" w16du:dateUtc="2026-09-26T15:27:00Z">
        <w:r>
          <w:rPr>
            <w:rFonts w:ascii="Times New Roman" w:hAnsi="Times New Roman" w:cs="Times New Roman"/>
          </w:rPr>
          <w:t xml:space="preserve"> denotes the sequence set by the re-ordering; every evaluator processes it in place of the recorded sequence of Equation (1), and the statements of Section 3 about recorded sequences refer to the random pool </w:t>
        </w:r>
      </w:ins>
      <m:oMath>
        <m:r>
          <w:ins w:id="802" w:author="诗月 胡" w:date="2026-09-27T00:27:00Z" w16du:dateUtc="2026-09-26T15:27:00Z">
            <m:rPr>
              <m:scr m:val="script"/>
            </m:rPr>
            <w:rPr>
              <w:rFonts w:ascii="Cambria Math" w:hAnsi="Cambria Math"/>
            </w:rPr>
            <m:t>K</m:t>
          </w:ins>
        </m:r>
      </m:oMath>
      <w:ins w:id="803" w:author="诗月 胡" w:date="2026-09-27T00:27:00Z" w16du:dateUtc="2026-09-26T15:27:00Z">
        <w:r>
          <w:rPr>
            <w:rFonts w:ascii="Times New Roman" w:hAnsi="Times New Roman" w:cs="Times New Roman"/>
          </w:rPr>
          <w:t xml:space="preserve">. Both operators target the mechanisms of Section 4.3: under </w:t>
        </w:r>
      </w:ins>
      <m:oMath>
        <m:sSub>
          <m:sSubPr>
            <m:ctrlPr>
              <w:ins w:id="804" w:author="诗月 胡" w:date="2026-09-27T00:27:00Z" w16du:dateUtc="2026-09-26T15:27:00Z">
                <w:rPr>
                  <w:rFonts w:ascii="Cambria Math" w:hAnsi="Cambria Math"/>
                </w:rPr>
              </w:ins>
            </m:ctrlPr>
          </m:sSubPr>
          <m:e>
            <m:r>
              <w:ins w:id="805" w:author="诗月 胡" w:date="2026-09-27T00:27:00Z" w16du:dateUtc="2026-09-26T15:27:00Z">
                <w:rPr>
                  <w:rFonts w:ascii="Cambria Math" w:hAnsi="Cambria Math"/>
                </w:rPr>
                <m:t>M</m:t>
              </w:ins>
            </m:r>
          </m:e>
          <m:sub>
            <m:r>
              <w:ins w:id="806" w:author="诗月 胡" w:date="2026-09-27T00:27:00Z" w16du:dateUtc="2026-09-26T15:27:00Z">
                <w:rPr>
                  <w:rFonts w:ascii="Cambria Math" w:hAnsi="Cambria Math"/>
                </w:rPr>
                <m:t>2</m:t>
              </w:ins>
            </m:r>
          </m:sub>
        </m:sSub>
      </m:oMath>
      <w:ins w:id="807" w:author="诗月 胡" w:date="2026-09-27T00:27:00Z" w16du:dateUtc="2026-09-26T15:27:00Z">
        <w:r>
          <w:rPr>
            <w:rFonts w:ascii="Times New Roman" w:hAnsi="Times New Roman" w:cs="Times New Roman"/>
          </w:rPr>
          <w:t>, requests with the same source and destination that are issued no later than the end of a trip’s loading, while the car has free capacity, share the trip, and linked floors can shorten repositioning. Appendix X specifies both operators, including their tie rules.</w:t>
        </w:r>
      </w:ins>
      <w:commentRangeEnd w:id="759"/>
      <w:r>
        <w:rPr>
          <w:rStyle w:val="af6"/>
          <w:szCs w:val="22"/>
        </w:rPr>
        <w:commentReference w:id="759"/>
      </w:r>
    </w:p>
    <w:p w14:paraId="354BE276" w14:textId="77777777" w:rsidR="00766443" w:rsidRDefault="00766443">
      <w:pPr>
        <w:rPr>
          <w:ins w:id="808" w:author="诗月 胡" w:date="2026-09-27T00:27:00Z" w16du:dateUtc="2026-09-26T15:27:00Z"/>
        </w:rPr>
      </w:pPr>
      <w:ins w:id="809" w:author="诗月 胡" w:date="2026-09-27T00:27:00Z" w16du:dateUtc="2026-09-26T15:27:00Z">
        <w:r>
          <w:rPr>
            <w:rFonts w:ascii="Times New Roman" w:hAnsi="Times New Roman" w:cs="Times New Roman"/>
            <w:b/>
          </w:rPr>
          <w:t>4.5.2 Closed-form screening</w:t>
        </w:r>
      </w:ins>
    </w:p>
    <w:p w14:paraId="3B3B9452" w14:textId="77777777" w:rsidR="00766443" w:rsidRDefault="00766443">
      <w:pPr>
        <w:rPr>
          <w:ins w:id="810" w:author="诗月 胡" w:date="2026-09-27T00:27:00Z" w16du:dateUtc="2026-09-26T15:27:00Z"/>
        </w:rPr>
      </w:pPr>
      <w:ins w:id="811" w:author="诗月 胡" w:date="2026-09-27T00:27:00Z" w16du:dateUtc="2026-09-26T15:27:00Z">
        <w:r>
          <w:rPr>
            <w:rFonts w:ascii="Times New Roman" w:hAnsi="Times New Roman" w:cs="Times New Roman"/>
          </w:rPr>
          <w:t xml:space="preserve">    Each candidate </w:t>
        </w:r>
      </w:ins>
      <m:oMath>
        <m:r>
          <w:ins w:id="812" w:author="诗月 胡" w:date="2026-09-27T00:27:00Z" w16du:dateUtc="2026-09-26T15:27:00Z">
            <w:rPr>
              <w:rFonts w:ascii="Cambria Math" w:hAnsi="Cambria Math"/>
            </w:rPr>
            <m:t>k∈</m:t>
          </w:ins>
        </m:r>
        <m:sSup>
          <m:sSupPr>
            <m:ctrlPr>
              <w:ins w:id="813" w:author="诗月 胡" w:date="2026-09-27T00:27:00Z" w16du:dateUtc="2026-09-26T15:27:00Z">
                <w:rPr>
                  <w:rFonts w:ascii="Cambria Math" w:hAnsi="Cambria Math"/>
                </w:rPr>
              </w:ins>
            </m:ctrlPr>
          </m:sSupPr>
          <m:e>
            <m:r>
              <w:ins w:id="814" w:author="诗月 胡" w:date="2026-09-27T00:27:00Z" w16du:dateUtc="2026-09-26T15:27:00Z">
                <m:rPr>
                  <m:scr m:val="script"/>
                </m:rPr>
                <w:rPr>
                  <w:rFonts w:ascii="Cambria Math" w:hAnsi="Cambria Math"/>
                </w:rPr>
                <m:t>K</m:t>
              </w:ins>
            </m:r>
          </m:e>
          <m:sup>
            <m:r>
              <w:ins w:id="815" w:author="诗月 胡" w:date="2026-09-27T00:27:00Z" w16du:dateUtc="2026-09-26T15:27:00Z">
                <w:rPr>
                  <w:rFonts w:ascii="Cambria Math" w:hAnsi="Cambria Math"/>
                </w:rPr>
                <m:t>+</m:t>
              </w:ins>
            </m:r>
          </m:sup>
        </m:sSup>
      </m:oMath>
      <w:ins w:id="816" w:author="诗月 胡" w:date="2026-09-27T00:27:00Z" w16du:dateUtc="2026-09-26T15:27:00Z">
        <w:r>
          <w:rPr>
            <w:rFonts w:ascii="Times New Roman" w:hAnsi="Times New Roman" w:cs="Times New Roman"/>
          </w:rPr>
          <w:t xml:space="preserve"> is scored in closed form as in Equation (16), </w:t>
        </w:r>
      </w:ins>
      <m:oMath>
        <m:sSub>
          <m:sSubPr>
            <m:ctrlPr>
              <w:ins w:id="817" w:author="诗月 胡" w:date="2026-09-27T00:27:00Z" w16du:dateUtc="2026-09-26T15:27:00Z">
                <w:rPr>
                  <w:rFonts w:ascii="Cambria Math" w:hAnsi="Cambria Math"/>
                </w:rPr>
              </w:ins>
            </m:ctrlPr>
          </m:sSubPr>
          <m:e>
            <m:r>
              <w:ins w:id="818" w:author="诗月 胡" w:date="2026-09-27T00:27:00Z" w16du:dateUtc="2026-09-26T15:27:00Z">
                <m:rPr>
                  <m:scr m:val="script"/>
                </m:rPr>
                <w:rPr>
                  <w:rFonts w:ascii="Cambria Math" w:hAnsi="Cambria Math"/>
                </w:rPr>
                <m:t>l</m:t>
              </w:ins>
            </m:r>
          </m:e>
          <m:sub>
            <m:r>
              <w:ins w:id="819" w:author="诗月 胡" w:date="2026-09-27T00:27:00Z" w16du:dateUtc="2026-09-26T15:27:00Z">
                <w:rPr>
                  <w:rFonts w:ascii="Cambria Math" w:hAnsi="Cambria Math"/>
                </w:rPr>
                <m:t>km</m:t>
              </w:ins>
            </m:r>
          </m:sub>
        </m:sSub>
        <m:r>
          <w:ins w:id="820" w:author="诗月 胡" w:date="2026-09-27T00:27:00Z" w16du:dateUtc="2026-09-26T15:27:00Z">
            <w:rPr>
              <w:rFonts w:ascii="Cambria Math" w:hAnsi="Cambria Math"/>
            </w:rPr>
            <m:t>=</m:t>
          </w:ins>
        </m:r>
        <m:sSub>
          <m:sSubPr>
            <m:ctrlPr>
              <w:ins w:id="821" w:author="诗月 胡" w:date="2026-09-27T00:27:00Z" w16du:dateUtc="2026-09-26T15:27:00Z">
                <w:rPr>
                  <w:rFonts w:ascii="Cambria Math" w:hAnsi="Cambria Math"/>
                </w:rPr>
              </w:ins>
            </m:ctrlPr>
          </m:sSubPr>
          <m:e>
            <m:r>
              <w:ins w:id="822" w:author="诗月 胡" w:date="2026-09-27T00:27:00Z" w16du:dateUtc="2026-09-26T15:27:00Z">
                <w:rPr>
                  <w:rFonts w:ascii="Cambria Math" w:hAnsi="Cambria Math"/>
                </w:rPr>
                <m:t>C</m:t>
              </w:ins>
            </m:r>
          </m:e>
          <m:sub>
            <m:r>
              <w:ins w:id="823" w:author="诗月 胡" w:date="2026-09-27T00:27:00Z" w16du:dateUtc="2026-09-26T15:27:00Z">
                <m:rPr>
                  <m:sty m:val="p"/>
                </m:rPr>
                <w:rPr>
                  <w:rFonts w:ascii="Cambria Math" w:hAnsi="Cambria Math"/>
                </w:rPr>
                <m:t>max</m:t>
              </w:ins>
            </m:r>
          </m:sub>
        </m:sSub>
        <m:r>
          <w:ins w:id="824" w:author="诗月 胡" w:date="2026-09-27T00:27:00Z" w16du:dateUtc="2026-09-26T15:27:00Z">
            <w:rPr>
              <w:rFonts w:ascii="Cambria Math" w:hAnsi="Cambria Math"/>
            </w:rPr>
            <m:t>(</m:t>
          </w:ins>
        </m:r>
        <m:sSup>
          <m:sSupPr>
            <m:ctrlPr>
              <w:ins w:id="825" w:author="诗月 胡" w:date="2026-09-27T00:27:00Z" w16du:dateUtc="2026-09-26T15:27:00Z">
                <w:rPr>
                  <w:rFonts w:ascii="Cambria Math" w:hAnsi="Cambria Math"/>
                </w:rPr>
              </w:ins>
            </m:ctrlPr>
          </m:sSupPr>
          <m:e>
            <m:r>
              <w:ins w:id="826" w:author="诗月 胡" w:date="2026-09-27T00:27:00Z" w16du:dateUtc="2026-09-26T15:27:00Z">
                <w:rPr>
                  <w:rFonts w:ascii="Cambria Math" w:hAnsi="Cambria Math"/>
                </w:rPr>
                <m:t>W</m:t>
              </w:ins>
            </m:r>
          </m:e>
          <m:sup>
            <m:r>
              <w:ins w:id="827" w:author="诗月 胡" w:date="2026-09-27T00:27:00Z" w16du:dateUtc="2026-09-26T15:27:00Z">
                <w:rPr>
                  <w:rFonts w:ascii="Cambria Math" w:hAnsi="Cambria Math"/>
                </w:rPr>
                <m:t>k</m:t>
              </w:ins>
            </m:r>
          </m:sup>
        </m:sSup>
        <m:r>
          <w:ins w:id="828" w:author="诗月 胡" w:date="2026-09-27T00:27:00Z" w16du:dateUtc="2026-09-26T15:27:00Z">
            <w:rPr>
              <w:rFonts w:ascii="Cambria Math" w:hAnsi="Cambria Math"/>
            </w:rPr>
            <m:t>,</m:t>
          </w:ins>
        </m:r>
        <m:sSup>
          <m:sSupPr>
            <m:ctrlPr>
              <w:ins w:id="829" w:author="诗月 胡" w:date="2026-09-27T00:27:00Z" w16du:dateUtc="2026-09-26T15:27:00Z">
                <w:rPr>
                  <w:rFonts w:ascii="Cambria Math" w:hAnsi="Cambria Math"/>
                </w:rPr>
              </w:ins>
            </m:ctrlPr>
          </m:sSupPr>
          <m:e>
            <m:r>
              <w:ins w:id="830" w:author="诗月 胡" w:date="2026-09-27T00:27:00Z" w16du:dateUtc="2026-09-26T15:27:00Z">
                <w:rPr>
                  <w:rFonts w:ascii="Cambria Math" w:hAnsi="Cambria Math"/>
                </w:rPr>
                <m:t>π</m:t>
              </w:ins>
            </m:r>
          </m:e>
          <m:sup>
            <m:r>
              <w:ins w:id="831" w:author="诗月 胡" w:date="2026-09-27T00:27:00Z" w16du:dateUtc="2026-09-26T15:27:00Z">
                <w:rPr>
                  <w:rFonts w:ascii="Cambria Math" w:hAnsi="Cambria Math"/>
                </w:rPr>
                <m:t>k</m:t>
              </w:ins>
            </m:r>
          </m:sup>
        </m:sSup>
        <m:r>
          <w:ins w:id="832" w:author="诗月 胡" w:date="2026-09-27T00:27:00Z" w16du:dateUtc="2026-09-26T15:27:00Z">
            <w:rPr>
              <w:rFonts w:ascii="Cambria Math" w:hAnsi="Cambria Math"/>
            </w:rPr>
            <m:t>;m)</m:t>
          </w:ins>
        </m:r>
      </m:oMath>
      <w:ins w:id="833" w:author="诗月 胡" w:date="2026-09-27T00:27:00Z" w16du:dateUtc="2026-09-26T15:27:00Z">
        <w:r>
          <w:rPr>
            <w:rFonts w:ascii="Times New Roman" w:hAnsi="Times New Roman" w:cs="Times New Roman"/>
          </w:rPr>
          <w:t xml:space="preserve"> for </w:t>
        </w:r>
      </w:ins>
      <m:oMath>
        <m:r>
          <w:ins w:id="834" w:author="诗月 胡" w:date="2026-09-27T00:27:00Z" w16du:dateUtc="2026-09-26T15:27:00Z">
            <w:rPr>
              <w:rFonts w:ascii="Cambria Math" w:hAnsi="Cambria Math"/>
            </w:rPr>
            <m:t>m∈</m:t>
          </w:ins>
        </m:r>
        <m:sSub>
          <m:sSubPr>
            <m:ctrlPr>
              <w:ins w:id="835" w:author="诗月 胡" w:date="2026-09-27T00:27:00Z" w16du:dateUtc="2026-09-26T15:27:00Z">
                <w:rPr>
                  <w:rFonts w:ascii="Cambria Math" w:hAnsi="Cambria Math"/>
                </w:rPr>
              </w:ins>
            </m:ctrlPr>
          </m:sSubPr>
          <m:e>
            <m:r>
              <w:ins w:id="836" w:author="诗月 胡" w:date="2026-09-27T00:27:00Z" w16du:dateUtc="2026-09-26T15:27:00Z">
                <m:rPr>
                  <m:scr m:val="script"/>
                </m:rPr>
                <w:rPr>
                  <w:rFonts w:ascii="Cambria Math" w:hAnsi="Cambria Math"/>
                </w:rPr>
                <m:t>M</m:t>
              </w:ins>
            </m:r>
          </m:e>
          <m:sub>
            <m:r>
              <w:ins w:id="837" w:author="诗月 胡" w:date="2026-09-27T00:27:00Z" w16du:dateUtc="2026-09-26T15:27:00Z">
                <w:rPr>
                  <w:rFonts w:ascii="Cambria Math" w:hAnsi="Cambria Math"/>
                </w:rPr>
                <m:t>D</m:t>
              </w:ins>
            </m:r>
          </m:sub>
        </m:sSub>
      </m:oMath>
      <w:ins w:id="838" w:author="诗月 胡" w:date="2026-09-27T00:27:00Z" w16du:dateUtc="2026-09-26T15:27:00Z">
        <w:r>
          <w:rPr>
            <w:rFonts w:ascii="Times New Roman" w:hAnsi="Times New Roman" w:cs="Times New Roman"/>
          </w:rPr>
          <w:t xml:space="preserve">. The screening key is the </w:t>
        </w:r>
      </w:ins>
      <m:oMath>
        <m:sSub>
          <m:sSubPr>
            <m:ctrlPr>
              <w:ins w:id="839" w:author="诗月 胡" w:date="2026-09-27T00:27:00Z" w16du:dateUtc="2026-09-26T15:27:00Z">
                <w:rPr>
                  <w:rFonts w:ascii="Cambria Math" w:hAnsi="Cambria Math"/>
                </w:rPr>
              </w:ins>
            </m:ctrlPr>
          </m:sSubPr>
          <m:e>
            <m:r>
              <w:ins w:id="840" w:author="诗月 胡" w:date="2026-09-27T00:27:00Z" w16du:dateUtc="2026-09-26T15:27:00Z">
                <w:rPr>
                  <w:rFonts w:ascii="Cambria Math" w:hAnsi="Cambria Math"/>
                </w:rPr>
                <m:t>M</m:t>
              </w:ins>
            </m:r>
          </m:e>
          <m:sub>
            <m:r>
              <w:ins w:id="841" w:author="诗月 胡" w:date="2026-09-27T00:27:00Z" w16du:dateUtc="2026-09-26T15:27:00Z">
                <w:rPr>
                  <w:rFonts w:ascii="Cambria Math" w:hAnsi="Cambria Math"/>
                </w:rPr>
                <m:t>2</m:t>
              </w:ins>
            </m:r>
          </m:sub>
        </m:sSub>
      </m:oMath>
      <w:ins w:id="842" w:author="诗月 胡" w:date="2026-09-27T00:27:00Z" w16du:dateUtc="2026-09-26T15:27:00Z">
        <w:r>
          <w:rPr>
            <w:rFonts w:ascii="Times New Roman" w:hAnsi="Times New Roman" w:cs="Times New Roman"/>
          </w:rPr>
          <w:t xml:space="preserve"> score,</w:t>
        </w:r>
      </w:ins>
    </w:p>
    <w:p w14:paraId="77B5E441" w14:textId="77777777" w:rsidR="00766443" w:rsidRDefault="00766443">
      <w:pPr>
        <w:pStyle w:val="MTDisplayEquation"/>
        <w:rPr>
          <w:ins w:id="843" w:author="诗月 胡" w:date="2026-09-27T00:27:00Z" w16du:dateUtc="2026-09-26T15:27:00Z"/>
        </w:rPr>
      </w:pPr>
      <w:ins w:id="844" w:author="诗月 胡" w:date="2026-09-27T00:27:00Z" w16du:dateUtc="2026-09-26T15:27:00Z">
        <w:r>
          <w:tab/>
        </w:r>
      </w:ins>
      <m:oMath>
        <m:sSub>
          <m:sSubPr>
            <m:ctrlPr>
              <w:ins w:id="845" w:author="诗月 胡" w:date="2026-09-27T00:27:00Z" w16du:dateUtc="2026-09-26T15:27:00Z">
                <w:rPr>
                  <w:rFonts w:ascii="Cambria Math" w:hAnsi="Cambria Math"/>
                </w:rPr>
              </w:ins>
            </m:ctrlPr>
          </m:sSubPr>
          <m:e>
            <m:r>
              <w:ins w:id="846" w:author="诗月 胡" w:date="2026-09-27T00:27:00Z" w16du:dateUtc="2026-09-26T15:27:00Z">
                <w:rPr>
                  <w:rFonts w:ascii="Cambria Math" w:hAnsi="Cambria Math"/>
                </w:rPr>
                <m:t>ψ</m:t>
              </w:ins>
            </m:r>
          </m:e>
          <m:sub>
            <m:r>
              <w:ins w:id="847" w:author="诗月 胡" w:date="2026-09-27T00:27:00Z" w16du:dateUtc="2026-09-26T15:27:00Z">
                <w:rPr>
                  <w:rFonts w:ascii="Cambria Math" w:hAnsi="Cambria Math"/>
                </w:rPr>
                <m:t>k</m:t>
              </w:ins>
            </m:r>
          </m:sub>
        </m:sSub>
        <m:r>
          <w:ins w:id="848" w:author="诗月 胡" w:date="2026-09-27T00:27:00Z" w16du:dateUtc="2026-09-26T15:27:00Z">
            <w:rPr>
              <w:rFonts w:ascii="Cambria Math" w:hAnsi="Cambria Math"/>
            </w:rPr>
            <m:t>=</m:t>
          </w:ins>
        </m:r>
        <m:sSub>
          <m:sSubPr>
            <m:ctrlPr>
              <w:ins w:id="849" w:author="诗月 胡" w:date="2026-09-27T00:27:00Z" w16du:dateUtc="2026-09-26T15:27:00Z">
                <w:rPr>
                  <w:rFonts w:ascii="Cambria Math" w:hAnsi="Cambria Math"/>
                </w:rPr>
              </w:ins>
            </m:ctrlPr>
          </m:sSubPr>
          <m:e>
            <m:r>
              <w:ins w:id="850" w:author="诗月 胡" w:date="2026-09-27T00:27:00Z" w16du:dateUtc="2026-09-26T15:27:00Z">
                <m:rPr>
                  <m:scr m:val="script"/>
                </m:rPr>
                <w:rPr>
                  <w:rFonts w:ascii="Cambria Math" w:hAnsi="Cambria Math"/>
                </w:rPr>
                <m:t>l</m:t>
              </w:ins>
            </m:r>
          </m:e>
          <m:sub>
            <m:r>
              <w:ins w:id="851" w:author="诗月 胡" w:date="2026-09-27T00:27:00Z" w16du:dateUtc="2026-09-26T15:27:00Z">
                <w:rPr>
                  <w:rFonts w:ascii="Cambria Math" w:hAnsi="Cambria Math"/>
                </w:rPr>
                <m:t>k</m:t>
              </w:ins>
            </m:r>
            <m:sSub>
              <m:sSubPr>
                <m:ctrlPr>
                  <w:ins w:id="852" w:author="诗月 胡" w:date="2026-09-27T00:27:00Z" w16du:dateUtc="2026-09-26T15:27:00Z">
                    <w:rPr>
                      <w:rFonts w:ascii="Cambria Math" w:hAnsi="Cambria Math"/>
                    </w:rPr>
                  </w:ins>
                </m:ctrlPr>
              </m:sSubPr>
              <m:e>
                <m:r>
                  <w:ins w:id="853" w:author="诗月 胡" w:date="2026-09-27T00:27:00Z" w16du:dateUtc="2026-09-26T15:27:00Z">
                    <w:rPr>
                      <w:rFonts w:ascii="Cambria Math" w:hAnsi="Cambria Math"/>
                    </w:rPr>
                    <m:t>M</m:t>
                  </w:ins>
                </m:r>
              </m:e>
              <m:sub>
                <m:r>
                  <w:ins w:id="854" w:author="诗月 胡" w:date="2026-09-27T00:27:00Z" w16du:dateUtc="2026-09-26T15:27:00Z">
                    <w:rPr>
                      <w:rFonts w:ascii="Cambria Math" w:hAnsi="Cambria Math"/>
                    </w:rPr>
                    <m:t>2</m:t>
                  </w:ins>
                </m:r>
              </m:sub>
            </m:sSub>
          </m:sub>
        </m:sSub>
        <m:r>
          <w:ins w:id="855" w:author="诗月 胡" w:date="2026-09-27T00:27:00Z" w16du:dateUtc="2026-09-26T15:27:00Z">
            <w:rPr>
              <w:rFonts w:ascii="Cambria Math" w:hAnsi="Cambria Math"/>
            </w:rPr>
            <m:t>,</m:t>
          </w:ins>
        </m:r>
        <m:r>
          <w:ins w:id="856" w:author="诗月 胡" w:date="2026-09-27T00:27:00Z" w16du:dateUtc="2026-09-26T15:27:00Z">
            <m:rPr>
              <m:nor/>
            </m:rPr>
            <m:t>  </m:t>
          </w:ins>
        </m:r>
        <m:r>
          <w:ins w:id="857" w:author="诗月 胡" w:date="2026-09-27T00:27:00Z" w16du:dateUtc="2026-09-26T15:27:00Z">
            <w:rPr>
              <w:rFonts w:ascii="Cambria Math" w:hAnsi="Cambria Math"/>
            </w:rPr>
            <m:t>k∈</m:t>
          </w:ins>
        </m:r>
        <m:sSup>
          <m:sSupPr>
            <m:ctrlPr>
              <w:ins w:id="858" w:author="诗月 胡" w:date="2026-09-27T00:27:00Z" w16du:dateUtc="2026-09-26T15:27:00Z">
                <w:rPr>
                  <w:rFonts w:ascii="Cambria Math" w:hAnsi="Cambria Math"/>
                </w:rPr>
              </w:ins>
            </m:ctrlPr>
          </m:sSupPr>
          <m:e>
            <m:r>
              <w:ins w:id="859" w:author="诗月 胡" w:date="2026-09-27T00:27:00Z" w16du:dateUtc="2026-09-26T15:27:00Z">
                <m:rPr>
                  <m:scr m:val="script"/>
                </m:rPr>
                <w:rPr>
                  <w:rFonts w:ascii="Cambria Math" w:hAnsi="Cambria Math"/>
                </w:rPr>
                <m:t>K</m:t>
              </w:ins>
            </m:r>
          </m:e>
          <m:sup>
            <m:r>
              <w:ins w:id="860" w:author="诗月 胡" w:date="2026-09-27T00:27:00Z" w16du:dateUtc="2026-09-26T15:27:00Z">
                <w:rPr>
                  <w:rFonts w:ascii="Cambria Math" w:hAnsi="Cambria Math"/>
                </w:rPr>
                <m:t>+</m:t>
              </w:ins>
            </m:r>
          </m:sup>
        </m:sSup>
        <m:r>
          <w:ins w:id="861" w:author="诗月 胡" w:date="2026-09-27T00:27:00Z" w16du:dateUtc="2026-09-26T15:27:00Z">
            <w:rPr>
              <w:rFonts w:ascii="Cambria Math" w:hAnsi="Cambria Math"/>
            </w:rPr>
            <m:t>.</m:t>
          </w:ins>
        </m:r>
      </m:oMath>
      <w:ins w:id="862"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(55)</w:instrText>
        </w:r>
        <w:r>
          <w:fldChar w:fldCharType="end"/>
        </w:r>
      </w:ins>
    </w:p>
    <w:p w14:paraId="180282FC" w14:textId="77777777" w:rsidR="00766443" w:rsidRDefault="00766443">
      <w:pPr>
        <w:rPr>
          <w:ins w:id="863" w:author="诗月 胡" w:date="2026-09-27T00:27:00Z" w16du:dateUtc="2026-09-26T15:27:00Z"/>
        </w:rPr>
      </w:pPr>
      <w:ins w:id="864" w:author="诗月 胡" w:date="2026-09-27T00:27:00Z" w16du:dateUtc="2026-09-26T15:27:00Z">
        <w:r>
          <w:rPr>
            <w:rFonts w:ascii="Times New Roman" w:hAnsi="Times New Roman" w:cs="Times New Roman"/>
          </w:rPr>
          <w:t xml:space="preserve">This choice applies the robust objective of Section 3.4.2 to single candidates: if </w:t>
        </w:r>
      </w:ins>
      <m:oMath>
        <m:sSub>
          <m:sSubPr>
            <m:ctrlPr>
              <w:ins w:id="865" w:author="诗月 胡" w:date="2026-09-27T00:27:00Z" w16du:dateUtc="2026-09-26T15:27:00Z">
                <w:rPr>
                  <w:rFonts w:ascii="Cambria Math" w:hAnsi="Cambria Math"/>
                </w:rPr>
              </w:ins>
            </m:ctrlPr>
          </m:sSubPr>
          <m:e>
            <m:r>
              <w:ins w:id="866" w:author="诗月 胡" w:date="2026-09-27T00:27:00Z" w16du:dateUtc="2026-09-26T15:27:00Z">
                <m:rPr>
                  <m:scr m:val="script"/>
                </m:rPr>
                <w:rPr>
                  <w:rFonts w:ascii="Cambria Math" w:hAnsi="Cambria Math"/>
                </w:rPr>
                <m:t>l</m:t>
              </w:ins>
            </m:r>
          </m:e>
          <m:sub>
            <m:r>
              <w:ins w:id="867" w:author="诗月 胡" w:date="2026-09-27T00:27:00Z" w16du:dateUtc="2026-09-26T15:27:00Z">
                <w:rPr>
                  <w:rFonts w:ascii="Cambria Math" w:hAnsi="Cambria Math"/>
                </w:rPr>
                <m:t>k</m:t>
              </w:ins>
            </m:r>
            <m:sSub>
              <m:sSubPr>
                <m:ctrlPr>
                  <w:ins w:id="868" w:author="诗月 胡" w:date="2026-09-27T00:27:00Z" w16du:dateUtc="2026-09-26T15:27:00Z">
                    <w:rPr>
                      <w:rFonts w:ascii="Cambria Math" w:hAnsi="Cambria Math"/>
                    </w:rPr>
                  </w:ins>
                </m:ctrlPr>
              </m:sSubPr>
              <m:e>
                <m:r>
                  <w:ins w:id="869" w:author="诗月 胡" w:date="2026-09-27T00:27:00Z" w16du:dateUtc="2026-09-26T15:27:00Z">
                    <w:rPr>
                      <w:rFonts w:ascii="Cambria Math" w:hAnsi="Cambria Math"/>
                    </w:rPr>
                    <m:t>M</m:t>
                  </w:ins>
                </m:r>
              </m:e>
              <m:sub>
                <m:r>
                  <w:ins w:id="870" w:author="诗月 胡" w:date="2026-09-27T00:27:00Z" w16du:dateUtc="2026-09-26T15:27:00Z">
                    <w:rPr>
                      <w:rFonts w:ascii="Cambria Math" w:hAnsi="Cambria Math"/>
                    </w:rPr>
                    <m:t>1</m:t>
                  </w:ins>
                </m:r>
              </m:sub>
            </m:sSub>
          </m:sub>
        </m:sSub>
        <m:r>
          <w:ins w:id="871" w:author="诗月 胡" w:date="2026-09-27T00:27:00Z" w16du:dateUtc="2026-09-26T15:27:00Z">
            <w:rPr>
              <w:rFonts w:ascii="Cambria Math" w:hAnsi="Cambria Math"/>
            </w:rPr>
            <m:t>≤</m:t>
          </w:ins>
        </m:r>
        <m:sSub>
          <m:sSubPr>
            <m:ctrlPr>
              <w:ins w:id="872" w:author="诗月 胡" w:date="2026-09-27T00:27:00Z" w16du:dateUtc="2026-09-26T15:27:00Z">
                <w:rPr>
                  <w:rFonts w:ascii="Cambria Math" w:hAnsi="Cambria Math"/>
                </w:rPr>
              </w:ins>
            </m:ctrlPr>
          </m:sSubPr>
          <m:e>
            <m:r>
              <w:ins w:id="873" w:author="诗月 胡" w:date="2026-09-27T00:27:00Z" w16du:dateUtc="2026-09-26T15:27:00Z">
                <m:rPr>
                  <m:scr m:val="script"/>
                </m:rPr>
                <w:rPr>
                  <w:rFonts w:ascii="Cambria Math" w:hAnsi="Cambria Math"/>
                </w:rPr>
                <m:t>l</m:t>
              </w:ins>
            </m:r>
          </m:e>
          <m:sub>
            <m:r>
              <w:ins w:id="874" w:author="诗月 胡" w:date="2026-09-27T00:27:00Z" w16du:dateUtc="2026-09-26T15:27:00Z">
                <w:rPr>
                  <w:rFonts w:ascii="Cambria Math" w:hAnsi="Cambria Math"/>
                </w:rPr>
                <m:t>k</m:t>
              </w:ins>
            </m:r>
            <m:sSub>
              <m:sSubPr>
                <m:ctrlPr>
                  <w:ins w:id="875" w:author="诗月 胡" w:date="2026-09-27T00:27:00Z" w16du:dateUtc="2026-09-26T15:27:00Z">
                    <w:rPr>
                      <w:rFonts w:ascii="Cambria Math" w:hAnsi="Cambria Math"/>
                    </w:rPr>
                  </w:ins>
                </m:ctrlPr>
              </m:sSubPr>
              <m:e>
                <m:r>
                  <w:ins w:id="876" w:author="诗月 胡" w:date="2026-09-27T00:27:00Z" w16du:dateUtc="2026-09-26T15:27:00Z">
                    <w:rPr>
                      <w:rFonts w:ascii="Cambria Math" w:hAnsi="Cambria Math"/>
                    </w:rPr>
                    <m:t>M</m:t>
                  </w:ins>
                </m:r>
              </m:e>
              <m:sub>
                <m:r>
                  <w:ins w:id="877" w:author="诗月 胡" w:date="2026-09-27T00:27:00Z" w16du:dateUtc="2026-09-26T15:27:00Z">
                    <w:rPr>
                      <w:rFonts w:ascii="Cambria Math" w:hAnsi="Cambria Math"/>
                    </w:rPr>
                    <m:t>2</m:t>
                  </w:ins>
                </m:r>
              </m:sub>
            </m:sSub>
          </m:sub>
        </m:sSub>
      </m:oMath>
      <w:ins w:id="878" w:author="诗月 胡" w:date="2026-09-27T00:27:00Z" w16du:dateUtc="2026-09-26T15:27:00Z">
        <w:r>
          <w:rPr>
            <w:rFonts w:ascii="Times New Roman" w:hAnsi="Times New Roman" w:cs="Times New Roman"/>
          </w:rPr>
          <w:t xml:space="preserve"> holds for every candidate of </w:t>
        </w:r>
      </w:ins>
      <m:oMath>
        <m:sSup>
          <m:sSupPr>
            <m:ctrlPr>
              <w:ins w:id="879" w:author="诗月 胡" w:date="2026-09-27T00:27:00Z" w16du:dateUtc="2026-09-26T15:27:00Z">
                <w:rPr>
                  <w:rFonts w:ascii="Cambria Math" w:hAnsi="Cambria Math"/>
                </w:rPr>
              </w:ins>
            </m:ctrlPr>
          </m:sSupPr>
          <m:e>
            <m:r>
              <w:ins w:id="880" w:author="诗月 胡" w:date="2026-09-27T00:27:00Z" w16du:dateUtc="2026-09-26T15:27:00Z">
                <m:rPr>
                  <m:scr m:val="script"/>
                </m:rPr>
                <w:rPr>
                  <w:rFonts w:ascii="Cambria Math" w:hAnsi="Cambria Math"/>
                </w:rPr>
                <m:t>K</m:t>
              </w:ins>
            </m:r>
          </m:e>
          <m:sup>
            <m:r>
              <w:ins w:id="881" w:author="诗月 胡" w:date="2026-09-27T00:27:00Z" w16du:dateUtc="2026-09-26T15:27:00Z">
                <w:rPr>
                  <w:rFonts w:ascii="Cambria Math" w:hAnsi="Cambria Math"/>
                </w:rPr>
                <m:t>+</m:t>
              </w:ins>
            </m:r>
          </m:sup>
        </m:sSup>
      </m:oMath>
      <w:ins w:id="882" w:author="诗月 胡" w:date="2026-09-27T00:27:00Z" w16du:dateUtc="2026-09-26T15:27:00Z">
        <w:r>
          <w:rPr>
            <w:rFonts w:ascii="Times New Roman" w:hAnsi="Times New Roman" w:cs="Times New Roman"/>
          </w:rPr>
          <w:t xml:space="preserve">, the </w:t>
        </w:r>
      </w:ins>
      <m:oMath>
        <m:sSub>
          <m:sSubPr>
            <m:ctrlPr>
              <w:ins w:id="883" w:author="诗月 胡" w:date="2026-09-27T00:27:00Z" w16du:dateUtc="2026-09-26T15:27:00Z">
                <w:rPr>
                  <w:rFonts w:ascii="Cambria Math" w:hAnsi="Cambria Math"/>
                </w:rPr>
              </w:ins>
            </m:ctrlPr>
          </m:sSubPr>
          <m:e>
            <m:r>
              <w:ins w:id="884" w:author="诗月 胡" w:date="2026-09-27T00:27:00Z" w16du:dateUtc="2026-09-26T15:27:00Z">
                <w:rPr>
                  <w:rFonts w:ascii="Cambria Math" w:hAnsi="Cambria Math"/>
                </w:rPr>
                <m:t>M</m:t>
              </w:ins>
            </m:r>
          </m:e>
          <m:sub>
            <m:r>
              <w:ins w:id="885" w:author="诗月 胡" w:date="2026-09-27T00:27:00Z" w16du:dateUtc="2026-09-26T15:27:00Z">
                <w:rPr>
                  <w:rFonts w:ascii="Cambria Math" w:hAnsi="Cambria Math"/>
                </w:rPr>
                <m:t>2</m:t>
              </w:ins>
            </m:r>
          </m:sub>
        </m:sSub>
      </m:oMath>
      <w:ins w:id="886" w:author="诗月 胡" w:date="2026-09-27T00:27:00Z" w16du:dateUtc="2026-09-26T15:27:00Z">
        <w:r>
          <w:rPr>
            <w:rFonts w:ascii="Times New Roman" w:hAnsi="Times New Roman" w:cs="Times New Roman"/>
          </w:rPr>
          <w:t xml:space="preserve"> key and the minimax key </w:t>
        </w:r>
      </w:ins>
      <m:oMath>
        <m:sSub>
          <m:sSubPr>
            <m:ctrlPr>
              <w:ins w:id="887" w:author="诗月 胡" w:date="2026-09-27T00:27:00Z" w16du:dateUtc="2026-09-26T15:27:00Z">
                <w:rPr>
                  <w:rFonts w:ascii="Cambria Math" w:hAnsi="Cambria Math"/>
                </w:rPr>
              </w:ins>
            </m:ctrlPr>
          </m:sSubPr>
          <m:e>
            <m:r>
              <w:ins w:id="888" w:author="诗月 胡" w:date="2026-09-27T00:27:00Z" w16du:dateUtc="2026-09-26T15:27:00Z">
                <m:rPr>
                  <m:sty m:val="p"/>
                </m:rPr>
                <w:rPr>
                  <w:rFonts w:ascii="Cambria Math" w:hAnsi="Cambria Math"/>
                </w:rPr>
                <m:t>max</m:t>
              </w:ins>
            </m:r>
          </m:e>
          <m:sub>
            <m:r>
              <w:ins w:id="889" w:author="诗月 胡" w:date="2026-09-27T00:27:00Z" w16du:dateUtc="2026-09-26T15:27:00Z">
                <w:rPr>
                  <w:rFonts w:ascii="Cambria Math" w:hAnsi="Cambria Math"/>
                </w:rPr>
                <m:t>m∈</m:t>
              </w:ins>
            </m:r>
            <m:sSub>
              <m:sSubPr>
                <m:ctrlPr>
                  <w:ins w:id="890" w:author="诗月 胡" w:date="2026-09-27T00:27:00Z" w16du:dateUtc="2026-09-26T15:27:00Z">
                    <w:rPr>
                      <w:rFonts w:ascii="Cambria Math" w:hAnsi="Cambria Math"/>
                    </w:rPr>
                  </w:ins>
                </m:ctrlPr>
              </m:sSubPr>
              <m:e>
                <m:r>
                  <w:ins w:id="891" w:author="诗月 胡" w:date="2026-09-27T00:27:00Z" w16du:dateUtc="2026-09-26T15:27:00Z">
                    <m:rPr>
                      <m:scr m:val="script"/>
                    </m:rPr>
                    <w:rPr>
                      <w:rFonts w:ascii="Cambria Math" w:hAnsi="Cambria Math"/>
                    </w:rPr>
                    <m:t>M</m:t>
                  </w:ins>
                </m:r>
              </m:e>
              <m:sub>
                <m:r>
                  <w:ins w:id="892" w:author="诗月 胡" w:date="2026-09-27T00:27:00Z" w16du:dateUtc="2026-09-26T15:27:00Z">
                    <w:rPr>
                      <w:rFonts w:ascii="Cambria Math" w:hAnsi="Cambria Math"/>
                    </w:rPr>
                    <m:t>D</m:t>
                  </w:ins>
                </m:r>
              </m:sub>
            </m:sSub>
          </m:sub>
        </m:sSub>
        <m:sSub>
          <m:sSubPr>
            <m:ctrlPr>
              <w:ins w:id="893" w:author="诗月 胡" w:date="2026-09-27T00:27:00Z" w16du:dateUtc="2026-09-26T15:27:00Z">
                <w:rPr>
                  <w:rFonts w:ascii="Cambria Math" w:hAnsi="Cambria Math"/>
                </w:rPr>
              </w:ins>
            </m:ctrlPr>
          </m:sSubPr>
          <m:e>
            <m:r>
              <w:ins w:id="894" w:author="诗月 胡" w:date="2026-09-27T00:27:00Z" w16du:dateUtc="2026-09-26T15:27:00Z">
                <m:rPr>
                  <m:scr m:val="script"/>
                </m:rPr>
                <w:rPr>
                  <w:rFonts w:ascii="Cambria Math" w:hAnsi="Cambria Math"/>
                </w:rPr>
                <m:t>l</m:t>
              </w:ins>
            </m:r>
          </m:e>
          <m:sub>
            <m:r>
              <w:ins w:id="895" w:author="诗月 胡" w:date="2026-09-27T00:27:00Z" w16du:dateUtc="2026-09-26T15:27:00Z">
                <w:rPr>
                  <w:rFonts w:ascii="Cambria Math" w:hAnsi="Cambria Math"/>
                </w:rPr>
                <m:t>km</m:t>
              </w:ins>
            </m:r>
          </m:sub>
        </m:sSub>
      </m:oMath>
      <w:ins w:id="896" w:author="诗月 胡" w:date="2026-09-27T00:27:00Z" w16du:dateUtc="2026-09-26T15:27:00Z">
        <w:r>
          <w:rPr>
            <w:rFonts w:ascii="Times New Roman" w:hAnsi="Times New Roman" w:cs="Times New Roman"/>
          </w:rPr>
          <w:t xml:space="preserve"> coincide on </w:t>
        </w:r>
      </w:ins>
      <m:oMath>
        <m:sSup>
          <m:sSupPr>
            <m:ctrlPr>
              <w:ins w:id="897" w:author="诗月 胡" w:date="2026-09-27T00:27:00Z" w16du:dateUtc="2026-09-26T15:27:00Z">
                <w:rPr>
                  <w:rFonts w:ascii="Cambria Math" w:hAnsi="Cambria Math"/>
                </w:rPr>
              </w:ins>
            </m:ctrlPr>
          </m:sSupPr>
          <m:e>
            <m:r>
              <w:ins w:id="898" w:author="诗月 胡" w:date="2026-09-27T00:27:00Z" w16du:dateUtc="2026-09-26T15:27:00Z">
                <m:rPr>
                  <m:scr m:val="script"/>
                </m:rPr>
                <w:rPr>
                  <w:rFonts w:ascii="Cambria Math" w:hAnsi="Cambria Math"/>
                </w:rPr>
                <m:t>K</m:t>
              </w:ins>
            </m:r>
          </m:e>
          <m:sup>
            <m:r>
              <w:ins w:id="899" w:author="诗月 胡" w:date="2026-09-27T00:27:00Z" w16du:dateUtc="2026-09-26T15:27:00Z">
                <w:rPr>
                  <w:rFonts w:ascii="Cambria Math" w:hAnsi="Cambria Math"/>
                </w:rPr>
                <m:t>+</m:t>
              </w:ins>
            </m:r>
          </m:sup>
        </m:sSup>
      </m:oMath>
      <w:ins w:id="900" w:author="诗月 胡" w:date="2026-09-27T00:27:00Z" w16du:dateUtc="2026-09-26T15:27:00Z">
        <w:r>
          <w:rPr>
            <w:rFonts w:ascii="Times New Roman" w:hAnsi="Times New Roman" w:cs="Times New Roman"/>
          </w:rPr>
          <w:t xml:space="preserve"> (Corollary 1(b)), so they give the same ranking and the same shortlist.</w:t>
        </w:r>
      </w:ins>
    </w:p>
    <w:p w14:paraId="3367AA48" w14:textId="77777777" w:rsidR="00766443" w:rsidRDefault="00766443">
      <w:pPr>
        <w:rPr>
          <w:ins w:id="901" w:author="诗月 胡" w:date="2026-09-27T00:27:00Z" w16du:dateUtc="2026-09-26T15:27:00Z"/>
        </w:rPr>
      </w:pPr>
      <w:ins w:id="902" w:author="诗月 胡" w:date="2026-09-27T00:27:00Z" w16du:dateUtc="2026-09-26T15:27:00Z">
        <w:r>
          <w:rPr>
            <w:rFonts w:ascii="Times New Roman" w:hAnsi="Times New Roman" w:cs="Times New Roman"/>
          </w:rPr>
          <w:t xml:space="preserve">    Theorem 1 gives sufficient conditions for the per-candidate ordering, and Section 4.3.2 identifies the two mechanisms that can reverse it. Re-sequenced and constructed candidates are built to create shared trips, so the ordering may fail more often on them. The procedure can therefore use the conservative key </w:t>
        </w:r>
      </w:ins>
      <m:oMath>
        <m:sSub>
          <m:sSubPr>
            <m:ctrlPr>
              <w:ins w:id="903" w:author="诗月 胡" w:date="2026-09-27T00:27:00Z" w16du:dateUtc="2026-09-26T15:27:00Z">
                <w:rPr>
                  <w:rFonts w:ascii="Cambria Math" w:hAnsi="Cambria Math"/>
                </w:rPr>
              </w:ins>
            </m:ctrlPr>
          </m:sSubPr>
          <m:e>
            <m:r>
              <w:ins w:id="904" w:author="诗月 胡" w:date="2026-09-27T00:27:00Z" w16du:dateUtc="2026-09-26T15:27:00Z">
                <w:rPr>
                  <w:rFonts w:ascii="Cambria Math" w:hAnsi="Cambria Math"/>
                </w:rPr>
                <m:t>ψ</m:t>
              </w:ins>
            </m:r>
          </m:e>
          <m:sub>
            <m:r>
              <w:ins w:id="905" w:author="诗月 胡" w:date="2026-09-27T00:27:00Z" w16du:dateUtc="2026-09-26T15:27:00Z">
                <w:rPr>
                  <w:rFonts w:ascii="Cambria Math" w:hAnsi="Cambria Math"/>
                </w:rPr>
                <m:t>k</m:t>
              </w:ins>
            </m:r>
          </m:sub>
        </m:sSub>
        <m:r>
          <w:ins w:id="906" w:author="诗月 胡" w:date="2026-09-27T00:27:00Z" w16du:dateUtc="2026-09-26T15:27:00Z">
            <w:rPr>
              <w:rFonts w:ascii="Cambria Math" w:hAnsi="Cambria Math"/>
            </w:rPr>
            <m:t>=</m:t>
          </w:ins>
        </m:r>
        <m:sSub>
          <m:sSubPr>
            <m:ctrlPr>
              <w:ins w:id="907" w:author="诗月 胡" w:date="2026-09-27T00:27:00Z" w16du:dateUtc="2026-09-26T15:27:00Z">
                <w:rPr>
                  <w:rFonts w:ascii="Cambria Math" w:hAnsi="Cambria Math"/>
                </w:rPr>
              </w:ins>
            </m:ctrlPr>
          </m:sSubPr>
          <m:e>
            <m:r>
              <w:ins w:id="908" w:author="诗月 胡" w:date="2026-09-27T00:27:00Z" w16du:dateUtc="2026-09-26T15:27:00Z">
                <m:rPr>
                  <m:sty m:val="p"/>
                </m:rPr>
                <w:rPr>
                  <w:rFonts w:ascii="Cambria Math" w:hAnsi="Cambria Math"/>
                </w:rPr>
                <m:t>max</m:t>
              </w:ins>
            </m:r>
          </m:e>
          <m:sub>
            <m:r>
              <w:ins w:id="909" w:author="诗月 胡" w:date="2026-09-27T00:27:00Z" w16du:dateUtc="2026-09-26T15:27:00Z">
                <w:rPr>
                  <w:rFonts w:ascii="Cambria Math" w:hAnsi="Cambria Math"/>
                </w:rPr>
                <m:t>m∈</m:t>
              </w:ins>
            </m:r>
            <m:sSub>
              <m:sSubPr>
                <m:ctrlPr>
                  <w:ins w:id="910" w:author="诗月 胡" w:date="2026-09-27T00:27:00Z" w16du:dateUtc="2026-09-26T15:27:00Z">
                    <w:rPr>
                      <w:rFonts w:ascii="Cambria Math" w:hAnsi="Cambria Math"/>
                    </w:rPr>
                  </w:ins>
                </m:ctrlPr>
              </m:sSubPr>
              <m:e>
                <m:r>
                  <w:ins w:id="911" w:author="诗月 胡" w:date="2026-09-27T00:27:00Z" w16du:dateUtc="2026-09-26T15:27:00Z">
                    <m:rPr>
                      <m:scr m:val="script"/>
                    </m:rPr>
                    <w:rPr>
                      <w:rFonts w:ascii="Cambria Math" w:hAnsi="Cambria Math"/>
                    </w:rPr>
                    <m:t>M</m:t>
                  </w:ins>
                </m:r>
              </m:e>
              <m:sub>
                <m:r>
                  <w:ins w:id="912" w:author="诗月 胡" w:date="2026-09-27T00:27:00Z" w16du:dateUtc="2026-09-26T15:27:00Z">
                    <w:rPr>
                      <w:rFonts w:ascii="Cambria Math" w:hAnsi="Cambria Math"/>
                    </w:rPr>
                    <m:t>D</m:t>
                  </w:ins>
                </m:r>
              </m:sub>
            </m:sSub>
          </m:sub>
        </m:sSub>
        <m:sSub>
          <m:sSubPr>
            <m:ctrlPr>
              <w:ins w:id="913" w:author="诗月 胡" w:date="2026-09-27T00:27:00Z" w16du:dateUtc="2026-09-26T15:27:00Z">
                <w:rPr>
                  <w:rFonts w:ascii="Cambria Math" w:hAnsi="Cambria Math"/>
                </w:rPr>
              </w:ins>
            </m:ctrlPr>
          </m:sSubPr>
          <m:e>
            <m:r>
              <w:ins w:id="914" w:author="诗月 胡" w:date="2026-09-27T00:27:00Z" w16du:dateUtc="2026-09-26T15:27:00Z">
                <m:rPr>
                  <m:scr m:val="script"/>
                </m:rPr>
                <w:rPr>
                  <w:rFonts w:ascii="Cambria Math" w:hAnsi="Cambria Math"/>
                </w:rPr>
                <m:t>l</m:t>
              </w:ins>
            </m:r>
          </m:e>
          <m:sub>
            <m:r>
              <w:ins w:id="915" w:author="诗月 胡" w:date="2026-09-27T00:27:00Z" w16du:dateUtc="2026-09-26T15:27:00Z">
                <w:rPr>
                  <w:rFonts w:ascii="Cambria Math" w:hAnsi="Cambria Math"/>
                </w:rPr>
                <m:t>km</m:t>
              </w:ins>
            </m:r>
          </m:sub>
        </m:sSub>
      </m:oMath>
      <w:ins w:id="916" w:author="诗月 胡" w:date="2026-09-27T00:27:00Z" w16du:dateUtc="2026-09-26T15:27:00Z">
        <w:r>
          <w:rPr>
            <w:rFonts w:ascii="Times New Roman" w:hAnsi="Times New Roman" w:cs="Times New Roman"/>
          </w:rPr>
          <w:t xml:space="preserve"> for </w:t>
        </w:r>
      </w:ins>
      <m:oMath>
        <m:r>
          <w:ins w:id="917" w:author="诗月 胡" w:date="2026-09-27T00:27:00Z" w16du:dateUtc="2026-09-26T15:27:00Z">
            <w:rPr>
              <w:rFonts w:ascii="Cambria Math" w:hAnsi="Cambria Math"/>
            </w:rPr>
            <m:t>k∈</m:t>
          </w:ins>
        </m:r>
        <m:sSup>
          <m:sSupPr>
            <m:ctrlPr>
              <w:ins w:id="918" w:author="诗月 胡" w:date="2026-09-27T00:27:00Z" w16du:dateUtc="2026-09-26T15:27:00Z">
                <w:rPr>
                  <w:rFonts w:ascii="Cambria Math" w:hAnsi="Cambria Math"/>
                </w:rPr>
              </w:ins>
            </m:ctrlPr>
          </m:sSupPr>
          <m:e>
            <m:r>
              <w:ins w:id="919" w:author="诗月 胡" w:date="2026-09-27T00:27:00Z" w16du:dateUtc="2026-09-26T15:27:00Z">
                <m:rPr>
                  <m:scr m:val="script"/>
                </m:rPr>
                <w:rPr>
                  <w:rFonts w:ascii="Cambria Math" w:hAnsi="Cambria Math"/>
                </w:rPr>
                <m:t>K</m:t>
              </w:ins>
            </m:r>
          </m:e>
          <m:sup>
            <m:r>
              <w:ins w:id="920" w:author="诗月 胡" w:date="2026-09-27T00:27:00Z" w16du:dateUtc="2026-09-26T15:27:00Z">
                <m:rPr>
                  <m:sty m:val="p"/>
                </m:rPr>
                <w:rPr>
                  <w:rFonts w:ascii="Cambria Math" w:hAnsi="Cambria Math"/>
                </w:rPr>
                <m:t>seq</m:t>
              </w:ins>
            </m:r>
          </m:sup>
        </m:sSup>
        <m:r>
          <w:ins w:id="921" w:author="诗月 胡" w:date="2026-09-27T00:27:00Z" w16du:dateUtc="2026-09-26T15:27:00Z">
            <w:rPr>
              <w:rFonts w:ascii="Cambria Math" w:hAnsi="Cambria Math"/>
            </w:rPr>
            <m:t>∪</m:t>
          </w:ins>
        </m:r>
        <m:sSup>
          <m:sSupPr>
            <m:ctrlPr>
              <w:ins w:id="922" w:author="诗月 胡" w:date="2026-09-27T00:27:00Z" w16du:dateUtc="2026-09-26T15:27:00Z">
                <w:rPr>
                  <w:rFonts w:ascii="Cambria Math" w:hAnsi="Cambria Math"/>
                </w:rPr>
              </w:ins>
            </m:ctrlPr>
          </m:sSupPr>
          <m:e>
            <m:r>
              <w:ins w:id="923" w:author="诗月 胡" w:date="2026-09-27T00:27:00Z" w16du:dateUtc="2026-09-26T15:27:00Z">
                <m:rPr>
                  <m:scr m:val="script"/>
                </m:rPr>
                <w:rPr>
                  <w:rFonts w:ascii="Cambria Math" w:hAnsi="Cambria Math"/>
                </w:rPr>
                <m:t>K</m:t>
              </w:ins>
            </m:r>
          </m:e>
          <m:sup>
            <m:r>
              <w:ins w:id="924" w:author="诗月 胡" w:date="2026-09-27T00:27:00Z" w16du:dateUtc="2026-09-26T15:27:00Z">
                <m:rPr>
                  <m:sty m:val="p"/>
                </m:rPr>
                <w:rPr>
                  <w:rFonts w:ascii="Cambria Math" w:hAnsi="Cambria Math"/>
                </w:rPr>
                <m:t>con</m:t>
              </w:ins>
            </m:r>
          </m:sup>
        </m:sSup>
      </m:oMath>
      <w:ins w:id="925" w:author="诗月 胡" w:date="2026-09-27T00:27:00Z" w16du:dateUtc="2026-09-26T15:27:00Z">
        <w:r>
          <w:rPr>
            <w:rFonts w:ascii="Times New Roman" w:hAnsi="Times New Roman" w:cs="Times New Roman"/>
          </w:rPr>
          <w:t xml:space="preserve">, keeping </w:t>
        </w:r>
      </w:ins>
      <m:oMath>
        <m:sSub>
          <m:sSubPr>
            <m:ctrlPr>
              <w:ins w:id="926" w:author="诗月 胡" w:date="2026-09-27T00:27:00Z" w16du:dateUtc="2026-09-26T15:27:00Z">
                <w:rPr>
                  <w:rFonts w:ascii="Cambria Math" w:hAnsi="Cambria Math"/>
                </w:rPr>
              </w:ins>
            </m:ctrlPr>
          </m:sSubPr>
          <m:e>
            <m:r>
              <w:ins w:id="927" w:author="诗月 胡" w:date="2026-09-27T00:27:00Z" w16du:dateUtc="2026-09-26T15:27:00Z">
                <w:rPr>
                  <w:rFonts w:ascii="Cambria Math" w:hAnsi="Cambria Math"/>
                </w:rPr>
                <m:t>ψ</m:t>
              </w:ins>
            </m:r>
          </m:e>
          <m:sub>
            <m:r>
              <w:ins w:id="928" w:author="诗月 胡" w:date="2026-09-27T00:27:00Z" w16du:dateUtc="2026-09-26T15:27:00Z">
                <w:rPr>
                  <w:rFonts w:ascii="Cambria Math" w:hAnsi="Cambria Math"/>
                </w:rPr>
                <m:t>k</m:t>
              </w:ins>
            </m:r>
          </m:sub>
        </m:sSub>
        <m:r>
          <w:ins w:id="929" w:author="诗月 胡" w:date="2026-09-27T00:27:00Z" w16du:dateUtc="2026-09-26T15:27:00Z">
            <w:rPr>
              <w:rFonts w:ascii="Cambria Math" w:hAnsi="Cambria Math"/>
            </w:rPr>
            <m:t>=</m:t>
          </w:ins>
        </m:r>
        <m:sSub>
          <m:sSubPr>
            <m:ctrlPr>
              <w:ins w:id="930" w:author="诗月 胡" w:date="2026-09-27T00:27:00Z" w16du:dateUtc="2026-09-26T15:27:00Z">
                <w:rPr>
                  <w:rFonts w:ascii="Cambria Math" w:hAnsi="Cambria Math"/>
                </w:rPr>
              </w:ins>
            </m:ctrlPr>
          </m:sSubPr>
          <m:e>
            <m:r>
              <w:ins w:id="931" w:author="诗月 胡" w:date="2026-09-27T00:27:00Z" w16du:dateUtc="2026-09-26T15:27:00Z">
                <m:rPr>
                  <m:scr m:val="script"/>
                </m:rPr>
                <w:rPr>
                  <w:rFonts w:ascii="Cambria Math" w:hAnsi="Cambria Math"/>
                </w:rPr>
                <m:t>l</m:t>
              </w:ins>
            </m:r>
          </m:e>
          <m:sub>
            <m:r>
              <w:ins w:id="932" w:author="诗月 胡" w:date="2026-09-27T00:27:00Z" w16du:dateUtc="2026-09-26T15:27:00Z">
                <w:rPr>
                  <w:rFonts w:ascii="Cambria Math" w:hAnsi="Cambria Math"/>
                </w:rPr>
                <m:t>k</m:t>
              </w:ins>
            </m:r>
            <m:sSub>
              <m:sSubPr>
                <m:ctrlPr>
                  <w:ins w:id="933" w:author="诗月 胡" w:date="2026-09-27T00:27:00Z" w16du:dateUtc="2026-09-26T15:27:00Z">
                    <w:rPr>
                      <w:rFonts w:ascii="Cambria Math" w:hAnsi="Cambria Math"/>
                    </w:rPr>
                  </w:ins>
                </m:ctrlPr>
              </m:sSubPr>
              <m:e>
                <m:r>
                  <w:ins w:id="934" w:author="诗月 胡" w:date="2026-09-27T00:27:00Z" w16du:dateUtc="2026-09-26T15:27:00Z">
                    <w:rPr>
                      <w:rFonts w:ascii="Cambria Math" w:hAnsi="Cambria Math"/>
                    </w:rPr>
                    <m:t>M</m:t>
                  </w:ins>
                </m:r>
              </m:e>
              <m:sub>
                <m:r>
                  <w:ins w:id="935" w:author="诗月 胡" w:date="2026-09-27T00:27:00Z" w16du:dateUtc="2026-09-26T15:27:00Z">
                    <w:rPr>
                      <w:rFonts w:ascii="Cambria Math" w:hAnsi="Cambria Math"/>
                    </w:rPr>
                    <m:t>2</m:t>
                  </w:ins>
                </m:r>
              </m:sub>
            </m:sSub>
          </m:sub>
        </m:sSub>
      </m:oMath>
      <w:ins w:id="936" w:author="诗月 胡" w:date="2026-09-27T00:27:00Z" w16du:dateUtc="2026-09-26T15:27:00Z">
        <w:r>
          <w:rPr>
            <w:rFonts w:ascii="Times New Roman" w:hAnsi="Times New Roman" w:cs="Times New Roman"/>
          </w:rPr>
          <w:t xml:space="preserve"> for </w:t>
        </w:r>
      </w:ins>
      <m:oMath>
        <m:r>
          <w:ins w:id="937" w:author="诗月 胡" w:date="2026-09-27T00:27:00Z" w16du:dateUtc="2026-09-26T15:27:00Z">
            <w:rPr>
              <w:rFonts w:ascii="Cambria Math" w:hAnsi="Cambria Math"/>
            </w:rPr>
            <m:t>k∈</m:t>
          </w:ins>
        </m:r>
        <m:r>
          <w:ins w:id="938" w:author="诗月 胡" w:date="2026-09-27T00:27:00Z" w16du:dateUtc="2026-09-26T15:27:00Z">
            <m:rPr>
              <m:scr m:val="script"/>
            </m:rPr>
            <w:rPr>
              <w:rFonts w:ascii="Cambria Math" w:hAnsi="Cambria Math"/>
            </w:rPr>
            <m:t>K</m:t>
          </w:ins>
        </m:r>
      </m:oMath>
      <w:ins w:id="939" w:author="诗月 胡" w:date="2026-09-27T00:27:00Z" w16du:dateUtc="2026-09-26T15:27:00Z">
        <w:r>
          <w:rPr>
            <w:rFonts w:ascii="Times New Roman" w:hAnsi="Times New Roman" w:cs="Times New Roman"/>
          </w:rPr>
          <w:t xml:space="preserve">; this key equals the minimax key on all of </w:t>
        </w:r>
      </w:ins>
      <m:oMath>
        <m:sSup>
          <m:sSupPr>
            <m:ctrlPr>
              <w:ins w:id="940" w:author="诗月 胡" w:date="2026-09-27T00:27:00Z" w16du:dateUtc="2026-09-26T15:27:00Z">
                <w:rPr>
                  <w:rFonts w:ascii="Cambria Math" w:hAnsi="Cambria Math"/>
                </w:rPr>
              </w:ins>
            </m:ctrlPr>
          </m:sSupPr>
          <m:e>
            <m:r>
              <w:ins w:id="941" w:author="诗月 胡" w:date="2026-09-27T00:27:00Z" w16du:dateUtc="2026-09-26T15:27:00Z">
                <m:rPr>
                  <m:scr m:val="script"/>
                </m:rPr>
                <w:rPr>
                  <w:rFonts w:ascii="Cambria Math" w:hAnsi="Cambria Math"/>
                </w:rPr>
                <m:t>K</m:t>
              </w:ins>
            </m:r>
          </m:e>
          <m:sup>
            <m:r>
              <w:ins w:id="942" w:author="诗月 胡" w:date="2026-09-27T00:27:00Z" w16du:dateUtc="2026-09-26T15:27:00Z">
                <w:rPr>
                  <w:rFonts w:ascii="Cambria Math" w:hAnsi="Cambria Math"/>
                </w:rPr>
                <m:t>+</m:t>
              </w:ins>
            </m:r>
          </m:sup>
        </m:sSup>
      </m:oMath>
      <w:ins w:id="943" w:author="诗月 胡" w:date="2026-09-27T00:27:00Z" w16du:dateUtc="2026-09-26T15:27:00Z">
        <w:r>
          <w:rPr>
            <w:rFonts w:ascii="Times New Roman" w:hAnsi="Times New Roman" w:cs="Times New Roman"/>
          </w:rPr>
          <w:t xml:space="preserve"> when the ordering holds on </w:t>
        </w:r>
      </w:ins>
      <m:oMath>
        <m:r>
          <w:ins w:id="944" w:author="诗月 胡" w:date="2026-09-27T00:27:00Z" w16du:dateUtc="2026-09-26T15:27:00Z">
            <m:rPr>
              <m:scr m:val="script"/>
            </m:rPr>
            <w:rPr>
              <w:rFonts w:ascii="Cambria Math" w:hAnsi="Cambria Math"/>
            </w:rPr>
            <m:t>K</m:t>
          </w:ins>
        </m:r>
      </m:oMath>
      <w:ins w:id="945" w:author="诗月 胡" w:date="2026-09-27T00:27:00Z" w16du:dateUtc="2026-09-26T15:27:00Z">
        <w:r>
          <w:rPr>
            <w:rFonts w:ascii="Times New Roman" w:hAnsi="Times New Roman" w:cs="Times New Roman"/>
          </w:rPr>
          <w:t xml:space="preserve">. Section 5 states which key the registered study uses and the rule that decides it. Ties in </w:t>
        </w:r>
      </w:ins>
      <m:oMath>
        <m:sSub>
          <m:sSubPr>
            <m:ctrlPr>
              <w:ins w:id="946" w:author="诗月 胡" w:date="2026-09-27T00:27:00Z" w16du:dateUtc="2026-09-26T15:27:00Z">
                <w:rPr>
                  <w:rFonts w:ascii="Cambria Math" w:hAnsi="Cambria Math"/>
                </w:rPr>
              </w:ins>
            </m:ctrlPr>
          </m:sSubPr>
          <m:e>
            <m:r>
              <w:ins w:id="947" w:author="诗月 胡" w:date="2026-09-27T00:27:00Z" w16du:dateUtc="2026-09-26T15:27:00Z">
                <w:rPr>
                  <w:rFonts w:ascii="Cambria Math" w:hAnsi="Cambria Math"/>
                </w:rPr>
                <m:t>ψ</m:t>
              </w:ins>
            </m:r>
          </m:e>
          <m:sub>
            <m:r>
              <w:ins w:id="948" w:author="诗月 胡" w:date="2026-09-27T00:27:00Z" w16du:dateUtc="2026-09-26T15:27:00Z">
                <w:rPr>
                  <w:rFonts w:ascii="Cambria Math" w:hAnsi="Cambria Math"/>
                </w:rPr>
                <m:t>k</m:t>
              </w:ins>
            </m:r>
          </m:sub>
        </m:sSub>
      </m:oMath>
      <w:ins w:id="949" w:author="诗月 胡" w:date="2026-09-27T00:27:00Z" w16du:dateUtc="2026-09-26T15:27:00Z">
        <w:r>
          <w:rPr>
            <w:rFonts w:ascii="Times New Roman" w:hAnsi="Times New Roman" w:cs="Times New Roman"/>
          </w:rPr>
          <w:t xml:space="preserve"> are broken by a fixed random order of the candidates. Candidates with the same sequence of source floors, destination floors, and ready offsets receive the same score from every evaluator, so they count once. The shortlist </w:t>
        </w:r>
      </w:ins>
      <m:oMath>
        <m:sSup>
          <m:sSupPr>
            <m:ctrlPr>
              <w:ins w:id="950" w:author="诗月 胡" w:date="2026-09-27T00:27:00Z" w16du:dateUtc="2026-09-26T15:27:00Z">
                <w:rPr>
                  <w:rFonts w:ascii="Cambria Math" w:hAnsi="Cambria Math"/>
                </w:rPr>
              </w:ins>
            </m:ctrlPr>
          </m:sSupPr>
          <m:e>
            <m:r>
              <w:ins w:id="951" w:author="诗月 胡" w:date="2026-09-27T00:27:00Z" w16du:dateUtc="2026-09-26T15:27:00Z">
                <m:rPr>
                  <m:scr m:val="script"/>
                </m:rPr>
                <w:rPr>
                  <w:rFonts w:ascii="Cambria Math" w:hAnsi="Cambria Math"/>
                </w:rPr>
                <m:t>K</m:t>
              </w:ins>
            </m:r>
          </m:e>
          <m:sup>
            <m:r>
              <w:ins w:id="952" w:author="诗月 胡" w:date="2026-09-27T00:27:00Z" w16du:dateUtc="2026-09-26T15:27:00Z">
                <m:rPr>
                  <m:nor/>
                </m:rPr>
                <m:t>V</m:t>
              </w:ins>
            </m:r>
          </m:sup>
        </m:sSup>
      </m:oMath>
      <w:ins w:id="953" w:author="诗月 胡" w:date="2026-09-27T00:27:00Z" w16du:dateUtc="2026-09-26T15:27:00Z">
        <w:r>
          <w:rPr>
            <w:rFonts w:ascii="Times New Roman" w:hAnsi="Times New Roman" w:cs="Times New Roman"/>
          </w:rPr>
          <w:t xml:space="preserve"> contains the first </w:t>
        </w:r>
      </w:ins>
      <m:oMath>
        <m:sSub>
          <m:sSubPr>
            <m:ctrlPr>
              <w:ins w:id="954" w:author="诗月 胡" w:date="2026-09-27T00:27:00Z" w16du:dateUtc="2026-09-26T15:27:00Z">
                <w:rPr>
                  <w:rFonts w:ascii="Cambria Math" w:hAnsi="Cambria Math"/>
                </w:rPr>
              </w:ins>
            </m:ctrlPr>
          </m:sSubPr>
          <m:e>
            <m:r>
              <w:ins w:id="955" w:author="诗月 胡" w:date="2026-09-27T00:27:00Z" w16du:dateUtc="2026-09-26T15:27:00Z">
                <w:rPr>
                  <w:rFonts w:ascii="Cambria Math" w:hAnsi="Cambria Math"/>
                </w:rPr>
                <m:t>K</m:t>
              </w:ins>
            </m:r>
          </m:e>
          <m:sub>
            <m:r>
              <w:ins w:id="956" w:author="诗月 胡" w:date="2026-09-27T00:27:00Z" w16du:dateUtc="2026-09-26T15:27:00Z">
                <m:rPr>
                  <m:nor/>
                </m:rPr>
                <m:t>V</m:t>
              </w:ins>
            </m:r>
          </m:sub>
        </m:sSub>
      </m:oMath>
      <w:ins w:id="957" w:author="诗月 胡" w:date="2026-09-27T00:27:00Z" w16du:dateUtc="2026-09-26T15:27:00Z">
        <w:r>
          <w:rPr>
            <w:rFonts w:ascii="Times New Roman" w:hAnsi="Times New Roman" w:cs="Times New Roman"/>
          </w:rPr>
          <w:t xml:space="preserve"> distinct sequences in increasing order of </w:t>
        </w:r>
      </w:ins>
      <m:oMath>
        <m:sSub>
          <m:sSubPr>
            <m:ctrlPr>
              <w:ins w:id="958" w:author="诗月 胡" w:date="2026-09-27T00:27:00Z" w16du:dateUtc="2026-09-26T15:27:00Z">
                <w:rPr>
                  <w:rFonts w:ascii="Cambria Math" w:hAnsi="Cambria Math"/>
                </w:rPr>
              </w:ins>
            </m:ctrlPr>
          </m:sSubPr>
          <m:e>
            <m:r>
              <w:ins w:id="959" w:author="诗月 胡" w:date="2026-09-27T00:27:00Z" w16du:dateUtc="2026-09-26T15:27:00Z">
                <w:rPr>
                  <w:rFonts w:ascii="Cambria Math" w:hAnsi="Cambria Math"/>
                </w:rPr>
                <m:t>ψ</m:t>
              </w:ins>
            </m:r>
          </m:e>
          <m:sub>
            <m:r>
              <w:ins w:id="960" w:author="诗月 胡" w:date="2026-09-27T00:27:00Z" w16du:dateUtc="2026-09-26T15:27:00Z">
                <w:rPr>
                  <w:rFonts w:ascii="Cambria Math" w:hAnsi="Cambria Math"/>
                </w:rPr>
                <m:t>k</m:t>
              </w:ins>
            </m:r>
          </m:sub>
        </m:sSub>
      </m:oMath>
      <w:ins w:id="961" w:author="诗月 胡" w:date="2026-09-27T00:27:00Z" w16du:dateUtc="2026-09-26T15:27:00Z">
        <w:r>
          <w:rPr>
            <w:rFonts w:ascii="Times New Roman" w:hAnsi="Times New Roman" w:cs="Times New Roman"/>
          </w:rPr>
          <w:t>.</w:t>
        </w:r>
      </w:ins>
    </w:p>
    <w:p w14:paraId="2AFC507E" w14:textId="77777777" w:rsidR="00766443" w:rsidRDefault="00766443">
      <w:pPr>
        <w:rPr>
          <w:ins w:id="962" w:author="诗月 胡" w:date="2026-09-27T00:27:00Z" w16du:dateUtc="2026-09-26T15:27:00Z"/>
        </w:rPr>
      </w:pPr>
      <w:ins w:id="963" w:author="诗月 胡" w:date="2026-09-27T00:27:00Z" w16du:dateUtc="2026-09-26T15:27:00Z">
        <w:r>
          <w:rPr>
            <w:rFonts w:ascii="Times New Roman" w:hAnsi="Times New Roman" w:cs="Times New Roman"/>
            <w:b/>
          </w:rPr>
          <w:t>4.5.3 Event-driven verification and release</w:t>
        </w:r>
      </w:ins>
    </w:p>
    <w:p w14:paraId="2CA8BE6D" w14:textId="77777777" w:rsidR="00766443" w:rsidRDefault="00766443">
      <w:pPr>
        <w:rPr>
          <w:ins w:id="964" w:author="诗月 胡" w:date="2026-09-27T00:27:00Z" w16du:dateUtc="2026-09-26T15:27:00Z"/>
        </w:rPr>
      </w:pPr>
      <w:ins w:id="965" w:author="诗月 胡" w:date="2026-09-27T00:27:00Z" w16du:dateUtc="2026-09-26T15:27:00Z">
        <w:r>
          <w:rPr>
            <w:rFonts w:ascii="Times New Roman" w:hAnsi="Times New Roman" w:cs="Times New Roman"/>
          </w:rPr>
          <w:t xml:space="preserve">    The closed-form evaluators of Section 3.5 process a candidate’s sequence </w:t>
        </w:r>
      </w:ins>
      <m:oMath>
        <m:sSup>
          <m:sSupPr>
            <m:ctrlPr>
              <w:ins w:id="966" w:author="诗月 胡" w:date="2026-09-27T00:27:00Z" w16du:dateUtc="2026-09-26T15:27:00Z">
                <w:rPr>
                  <w:rFonts w:ascii="Cambria Math" w:hAnsi="Cambria Math"/>
                </w:rPr>
              </w:ins>
            </m:ctrlPr>
          </m:sSupPr>
          <m:e>
            <m:r>
              <w:ins w:id="967" w:author="诗月 胡" w:date="2026-09-27T00:27:00Z" w16du:dateUtc="2026-09-26T15:27:00Z">
                <w:rPr>
                  <w:rFonts w:ascii="Cambria Math" w:hAnsi="Cambria Math"/>
                </w:rPr>
                <m:t>π</m:t>
              </w:ins>
            </m:r>
          </m:e>
          <m:sup>
            <m:r>
              <w:ins w:id="968" w:author="诗月 胡" w:date="2026-09-27T00:27:00Z" w16du:dateUtc="2026-09-26T15:27:00Z">
                <w:rPr>
                  <w:rFonts w:ascii="Cambria Math" w:hAnsi="Cambria Math"/>
                </w:rPr>
                <m:t>k</m:t>
              </w:ins>
            </m:r>
          </m:sup>
        </m:sSup>
      </m:oMath>
      <w:ins w:id="969" w:author="诗月 胡" w:date="2026-09-27T00:27:00Z" w16du:dateUtc="2026-09-26T15:27:00Z">
        <w:r>
          <w:rPr>
            <w:rFonts w:ascii="Times New Roman" w:hAnsi="Times New Roman" w:cs="Times New Roman"/>
          </w:rPr>
          <w:t xml:space="preserve"> one order at a time, assigning each order to the earliest available AMR. The verification evaluator executes the same </w:t>
        </w:r>
      </w:ins>
      <m:oMath>
        <m:sSub>
          <m:sSubPr>
            <m:ctrlPr>
              <w:ins w:id="970" w:author="诗月 胡" w:date="2026-09-27T00:27:00Z" w16du:dateUtc="2026-09-26T15:27:00Z">
                <w:rPr>
                  <w:rFonts w:ascii="Cambria Math" w:hAnsi="Cambria Math"/>
                </w:rPr>
              </w:ins>
            </m:ctrlPr>
          </m:sSubPr>
          <m:e>
            <m:r>
              <w:ins w:id="971" w:author="诗月 胡" w:date="2026-09-27T00:27:00Z" w16du:dateUtc="2026-09-26T15:27:00Z">
                <w:rPr>
                  <w:rFonts w:ascii="Cambria Math" w:hAnsi="Cambria Math"/>
                </w:rPr>
                <m:t>M</m:t>
              </w:ins>
            </m:r>
          </m:e>
          <m:sub>
            <m:r>
              <w:ins w:id="972" w:author="诗月 胡" w:date="2026-09-27T00:27:00Z" w16du:dateUtc="2026-09-26T15:27:00Z">
                <w:rPr>
                  <w:rFonts w:ascii="Cambria Math" w:hAnsi="Cambria Math"/>
                </w:rPr>
                <m:t>2</m:t>
              </w:ins>
            </m:r>
          </m:sub>
        </m:sSub>
      </m:oMath>
      <w:ins w:id="973" w:author="诗月 胡" w:date="2026-09-27T00:27:00Z" w16du:dateUtc="2026-09-26T15:27:00Z">
        <w:r>
          <w:rPr>
            <w:rFonts w:ascii="Times New Roman" w:hAnsi="Times New Roman" w:cs="Times New Roman"/>
          </w:rPr>
          <w:t xml:space="preserve"> rules as an event-driven simulation. AMRs claim orders in the sequence </w:t>
        </w:r>
      </w:ins>
      <m:oMath>
        <m:sSup>
          <m:sSupPr>
            <m:ctrlPr>
              <w:ins w:id="974" w:author="诗月 胡" w:date="2026-09-27T00:27:00Z" w16du:dateUtc="2026-09-26T15:27:00Z">
                <w:rPr>
                  <w:rFonts w:ascii="Cambria Math" w:hAnsi="Cambria Math"/>
                </w:rPr>
              </w:ins>
            </m:ctrlPr>
          </m:sSupPr>
          <m:e>
            <m:r>
              <w:ins w:id="975" w:author="诗月 胡" w:date="2026-09-27T00:27:00Z" w16du:dateUtc="2026-09-26T15:27:00Z">
                <w:rPr>
                  <w:rFonts w:ascii="Cambria Math" w:hAnsi="Cambria Math"/>
                </w:rPr>
                <m:t>π</m:t>
              </w:ins>
            </m:r>
          </m:e>
          <m:sup>
            <m:r>
              <w:ins w:id="976" w:author="诗月 胡" w:date="2026-09-27T00:27:00Z" w16du:dateUtc="2026-09-26T15:27:00Z">
                <w:rPr>
                  <w:rFonts w:ascii="Cambria Math" w:hAnsi="Cambria Math"/>
                </w:rPr>
                <m:t>k</m:t>
              </w:ins>
            </m:r>
          </m:sup>
        </m:sSup>
      </m:oMath>
      <w:ins w:id="977" w:author="诗月 胡" w:date="2026-09-27T00:27:00Z" w16du:dateUtc="2026-09-26T15:27:00Z">
        <w:r>
          <w:rPr>
            <w:rFonts w:ascii="Times New Roman" w:hAnsi="Times New Roman" w:cs="Times New Roman"/>
          </w:rPr>
          <w:t xml:space="preserve">, act concurrently, wait for each order’s ready time, and request elevators in time order; a request boards an open trip with the same source and destination while its loading window is open and the car has free capacity, and otherwise takes the earliest available car. We denote this evaluator by </w:t>
        </w:r>
      </w:ins>
      <m:oMath>
        <m:sSubSup>
          <m:sSubSupPr>
            <m:ctrlPr>
              <w:ins w:id="978" w:author="诗月 胡" w:date="2026-09-27T00:27:00Z" w16du:dateUtc="2026-09-26T15:27:00Z">
                <w:rPr>
                  <w:rFonts w:ascii="Cambria Math" w:hAnsi="Cambria Math"/>
                </w:rPr>
              </w:ins>
            </m:ctrlPr>
          </m:sSubSupPr>
          <m:e>
            <m:r>
              <w:ins w:id="979" w:author="诗月 胡" w:date="2026-09-27T00:27:00Z" w16du:dateUtc="2026-09-26T15:27:00Z">
                <w:rPr>
                  <w:rFonts w:ascii="Cambria Math" w:hAnsi="Cambria Math"/>
                </w:rPr>
                <m:t>M</m:t>
              </w:ins>
            </m:r>
          </m:e>
          <m:sub>
            <m:r>
              <w:ins w:id="980" w:author="诗月 胡" w:date="2026-09-27T00:27:00Z" w16du:dateUtc="2026-09-26T15:27:00Z">
                <w:rPr>
                  <w:rFonts w:ascii="Cambria Math" w:hAnsi="Cambria Math"/>
                </w:rPr>
                <m:t>2</m:t>
              </w:ins>
            </m:r>
          </m:sub>
          <m:sup>
            <m:r>
              <w:ins w:id="981" w:author="诗月 胡" w:date="2026-09-27T00:27:00Z" w16du:dateUtc="2026-09-26T15:27:00Z">
                <m:rPr>
                  <m:sty m:val="p"/>
                </m:rPr>
                <w:rPr>
                  <w:rFonts w:ascii="Cambria Math" w:hAnsi="Cambria Math"/>
                </w:rPr>
                <m:t>DES</m:t>
              </w:ins>
            </m:r>
          </m:sup>
        </m:sSubSup>
      </m:oMath>
      <w:ins w:id="982" w:author="诗月 胡" w:date="2026-09-27T00:27:00Z" w16du:dateUtc="2026-09-26T15:27:00Z">
        <w:r>
          <w:rPr>
            <w:rFonts w:ascii="Times New Roman" w:hAnsi="Times New Roman" w:cs="Times New Roman"/>
          </w:rPr>
          <w:t xml:space="preserve"> and its makespan by </w:t>
        </w:r>
      </w:ins>
      <m:oMath>
        <m:sSub>
          <m:sSubPr>
            <m:ctrlPr>
              <w:ins w:id="983" w:author="诗月 胡" w:date="2026-09-27T00:27:00Z" w16du:dateUtc="2026-09-26T15:27:00Z">
                <w:rPr>
                  <w:rFonts w:ascii="Cambria Math" w:hAnsi="Cambria Math"/>
                </w:rPr>
              </w:ins>
            </m:ctrlPr>
          </m:sSubPr>
          <m:e>
            <m:r>
              <w:ins w:id="984" w:author="诗月 胡" w:date="2026-09-27T00:27:00Z" w16du:dateUtc="2026-09-26T15:27:00Z">
                <m:rPr>
                  <m:scr m:val="script"/>
                </m:rPr>
                <w:rPr>
                  <w:rFonts w:ascii="Cambria Math" w:hAnsi="Cambria Math"/>
                </w:rPr>
                <m:t>l</m:t>
              </w:ins>
            </m:r>
          </m:e>
          <m:sub>
            <m:r>
              <w:ins w:id="985" w:author="诗月 胡" w:date="2026-09-27T00:27:00Z" w16du:dateUtc="2026-09-26T15:27:00Z">
                <w:rPr>
                  <w:rFonts w:ascii="Cambria Math" w:hAnsi="Cambria Math"/>
                </w:rPr>
                <m:t>k</m:t>
              </w:ins>
            </m:r>
            <m:sSubSup>
              <m:sSubSupPr>
                <m:ctrlPr>
                  <w:ins w:id="986" w:author="诗月 胡" w:date="2026-09-27T00:27:00Z" w16du:dateUtc="2026-09-26T15:27:00Z">
                    <w:rPr>
                      <w:rFonts w:ascii="Cambria Math" w:hAnsi="Cambria Math"/>
                    </w:rPr>
                  </w:ins>
                </m:ctrlPr>
              </m:sSubSupPr>
              <m:e>
                <m:r>
                  <w:ins w:id="987" w:author="诗月 胡" w:date="2026-09-27T00:27:00Z" w16du:dateUtc="2026-09-26T15:27:00Z">
                    <w:rPr>
                      <w:rFonts w:ascii="Cambria Math" w:hAnsi="Cambria Math"/>
                    </w:rPr>
                    <m:t>M</m:t>
                  </w:ins>
                </m:r>
              </m:e>
              <m:sub>
                <m:r>
                  <w:ins w:id="988" w:author="诗月 胡" w:date="2026-09-27T00:27:00Z" w16du:dateUtc="2026-09-26T15:27:00Z">
                    <w:rPr>
                      <w:rFonts w:ascii="Cambria Math" w:hAnsi="Cambria Math"/>
                    </w:rPr>
                    <m:t>2</m:t>
                  </w:ins>
                </m:r>
              </m:sub>
              <m:sup>
                <m:r>
                  <w:ins w:id="989" w:author="诗月 胡" w:date="2026-09-27T00:27:00Z" w16du:dateUtc="2026-09-26T15:27:00Z">
                    <m:rPr>
                      <m:sty m:val="p"/>
                    </m:rPr>
                    <w:rPr>
                      <w:rFonts w:ascii="Cambria Math" w:hAnsi="Cambria Math"/>
                    </w:rPr>
                    <m:t>DES</m:t>
                  </w:ins>
                </m:r>
              </m:sup>
            </m:sSubSup>
          </m:sub>
        </m:sSub>
      </m:oMath>
      <w:ins w:id="990" w:author="诗月 胡" w:date="2026-09-27T00:27:00Z" w16du:dateUtc="2026-09-26T15:27:00Z">
        <w:r>
          <w:rPr>
            <w:rFonts w:ascii="Times New Roman" w:hAnsi="Times New Roman" w:cs="Times New Roman"/>
          </w:rPr>
          <w:t xml:space="preserve">. The two evaluators can rank the same candidates differently; one reason is that the closed-form evaluators reserve elevator resources in the order of the sequence rather than in the time order of the requests. In the registered event-driven cross-check on publication-scale waves, rerun with the boarding rule used here, the closed-form ranking does not meet the registered criterion for a faithful ordinal proxy of the event-driven ranking (Section 5.5). The release decision is therefore made under </w:t>
        </w:r>
      </w:ins>
      <m:oMath>
        <m:sSubSup>
          <m:sSubSupPr>
            <m:ctrlPr>
              <w:ins w:id="991" w:author="诗月 胡" w:date="2026-09-27T00:27:00Z" w16du:dateUtc="2026-09-26T15:27:00Z">
                <w:rPr>
                  <w:rFonts w:ascii="Cambria Math" w:hAnsi="Cambria Math"/>
                </w:rPr>
              </w:ins>
            </m:ctrlPr>
          </m:sSubSupPr>
          <m:e>
            <m:r>
              <w:ins w:id="992" w:author="诗月 胡" w:date="2026-09-27T00:27:00Z" w16du:dateUtc="2026-09-26T15:27:00Z">
                <w:rPr>
                  <w:rFonts w:ascii="Cambria Math" w:hAnsi="Cambria Math"/>
                </w:rPr>
                <m:t>M</m:t>
              </w:ins>
            </m:r>
          </m:e>
          <m:sub>
            <m:r>
              <w:ins w:id="993" w:author="诗月 胡" w:date="2026-09-27T00:27:00Z" w16du:dateUtc="2026-09-26T15:27:00Z">
                <w:rPr>
                  <w:rFonts w:ascii="Cambria Math" w:hAnsi="Cambria Math"/>
                </w:rPr>
                <m:t>2</m:t>
              </w:ins>
            </m:r>
          </m:sub>
          <m:sup>
            <m:r>
              <w:ins w:id="994" w:author="诗月 胡" w:date="2026-09-27T00:27:00Z" w16du:dateUtc="2026-09-26T15:27:00Z">
                <m:rPr>
                  <m:sty m:val="p"/>
                </m:rPr>
                <w:rPr>
                  <w:rFonts w:ascii="Cambria Math" w:hAnsi="Cambria Math"/>
                </w:rPr>
                <m:t>DES</m:t>
              </w:ins>
            </m:r>
          </m:sup>
        </m:sSubSup>
      </m:oMath>
      <w:ins w:id="995" w:author="诗月 胡" w:date="2026-09-27T00:27:00Z" w16du:dateUtc="2026-09-26T15:27:00Z">
        <w:r>
          <w:rPr>
            <w:rFonts w:ascii="Times New Roman" w:hAnsi="Times New Roman" w:cs="Times New Roman"/>
          </w:rPr>
          <w:t>. The procedure evaluates every shortlisted candidate and releases</w:t>
        </w:r>
      </w:ins>
    </w:p>
    <w:p w14:paraId="609E2E77" w14:textId="77777777" w:rsidR="00766443" w:rsidRDefault="00766443">
      <w:pPr>
        <w:pStyle w:val="MTDisplayEquation"/>
        <w:rPr>
          <w:ins w:id="996" w:author="诗月 胡" w:date="2026-09-27T00:27:00Z" w16du:dateUtc="2026-09-26T15:27:00Z"/>
        </w:rPr>
      </w:pPr>
      <w:ins w:id="997" w:author="诗月 胡" w:date="2026-09-27T00:27:00Z" w16du:dateUtc="2026-09-26T15:27:00Z">
        <w:r>
          <w:tab/>
        </w:r>
      </w:ins>
      <m:oMath>
        <m:sSup>
          <m:sSupPr>
            <m:ctrlPr>
              <w:ins w:id="998" w:author="诗月 胡" w:date="2026-09-27T00:27:00Z" w16du:dateUtc="2026-09-26T15:27:00Z">
                <w:rPr>
                  <w:rFonts w:ascii="Cambria Math" w:hAnsi="Cambria Math"/>
                </w:rPr>
              </w:ins>
            </m:ctrlPr>
          </m:sSupPr>
          <m:e>
            <m:r>
              <w:ins w:id="999" w:author="诗月 胡" w:date="2026-09-27T00:27:00Z" w16du:dateUtc="2026-09-26T15:27:00Z">
                <w:rPr>
                  <w:rFonts w:ascii="Cambria Math" w:hAnsi="Cambria Math"/>
                </w:rPr>
                <m:t>k</m:t>
              </w:ins>
            </m:r>
          </m:e>
          <m:sup>
            <m:r>
              <w:ins w:id="1000" w:author="诗月 胡" w:date="2026-09-27T00:27:00Z" w16du:dateUtc="2026-09-26T15:27:00Z">
                <w:rPr>
                  <w:rFonts w:ascii="Cambria Math" w:hAnsi="Cambria Math"/>
                </w:rPr>
                <m:t>†</m:t>
              </w:ins>
            </m:r>
          </m:sup>
        </m:sSup>
        <m:r>
          <w:ins w:id="1001" w:author="诗月 胡" w:date="2026-09-27T00:27:00Z" w16du:dateUtc="2026-09-26T15:27:00Z">
            <w:rPr>
              <w:rFonts w:ascii="Cambria Math" w:hAnsi="Cambria Math"/>
            </w:rPr>
            <m:t>∈</m:t>
          </w:ins>
        </m:r>
        <m:limLow>
          <m:limLowPr>
            <m:ctrlPr>
              <w:ins w:id="1002" w:author="诗月 胡" w:date="2026-09-27T00:27:00Z" w16du:dateUtc="2026-09-26T15:27:00Z">
                <w:rPr>
                  <w:rFonts w:ascii="Cambria Math" w:hAnsi="Cambria Math"/>
                </w:rPr>
              </w:ins>
            </m:ctrlPr>
          </m:limLowPr>
          <m:e>
            <m:r>
              <w:ins w:id="1003" w:author="诗月 胡" w:date="2026-09-27T00:27:00Z" w16du:dateUtc="2026-09-26T15:27:00Z">
                <m:rPr>
                  <m:sty m:val="p"/>
                </m:rPr>
                <w:rPr>
                  <w:rFonts w:ascii="Cambria Math" w:hAnsi="Cambria Math"/>
                </w:rPr>
                <m:t>arg</m:t>
              </w:ins>
            </m:r>
            <m:r>
              <w:ins w:id="1004" w:author="诗月 胡" w:date="2026-09-27T00:27:00Z" w16du:dateUtc="2026-09-26T15:27:00Z">
                <m:rPr>
                  <m:nor/>
                </m:rPr>
                <m:t> </m:t>
              </w:ins>
            </m:r>
            <m:r>
              <w:ins w:id="1005" w:author="诗月 胡" w:date="2026-09-27T00:27:00Z" w16du:dateUtc="2026-09-26T15:27:00Z">
                <m:rPr>
                  <m:sty m:val="p"/>
                </m:rPr>
                <w:rPr>
                  <w:rFonts w:ascii="Cambria Math" w:hAnsi="Cambria Math"/>
                </w:rPr>
                <m:t>min</m:t>
              </w:ins>
            </m:r>
          </m:e>
          <m:lim>
            <m:r>
              <w:ins w:id="1006" w:author="诗月 胡" w:date="2026-09-27T00:27:00Z" w16du:dateUtc="2026-09-26T15:27:00Z">
                <w:rPr>
                  <w:rFonts w:ascii="Cambria Math" w:hAnsi="Cambria Math"/>
                </w:rPr>
                <m:t>k∈</m:t>
              </w:ins>
            </m:r>
            <m:sSup>
              <m:sSupPr>
                <m:ctrlPr>
                  <w:ins w:id="1007" w:author="诗月 胡" w:date="2026-09-27T00:27:00Z" w16du:dateUtc="2026-09-26T15:27:00Z">
                    <w:rPr>
                      <w:rFonts w:ascii="Cambria Math" w:hAnsi="Cambria Math"/>
                    </w:rPr>
                  </w:ins>
                </m:ctrlPr>
              </m:sSupPr>
              <m:e>
                <m:r>
                  <w:ins w:id="1008" w:author="诗月 胡" w:date="2026-09-27T00:27:00Z" w16du:dateUtc="2026-09-26T15:27:00Z">
                    <m:rPr>
                      <m:scr m:val="script"/>
                    </m:rPr>
                    <w:rPr>
                      <w:rFonts w:ascii="Cambria Math" w:hAnsi="Cambria Math"/>
                    </w:rPr>
                    <m:t>K</m:t>
                  </w:ins>
                </m:r>
              </m:e>
              <m:sup>
                <m:r>
                  <w:ins w:id="1009" w:author="诗月 胡" w:date="2026-09-27T00:27:00Z" w16du:dateUtc="2026-09-26T15:27:00Z">
                    <m:rPr>
                      <m:nor/>
                    </m:rPr>
                    <m:t>V</m:t>
                  </w:ins>
                </m:r>
              </m:sup>
            </m:sSup>
          </m:lim>
        </m:limLow>
        <m:r>
          <w:ins w:id="1010" w:author="诗月 胡" w:date="2026-09-27T00:27:00Z" w16du:dateUtc="2026-09-26T15:27:00Z">
            <m:rPr>
              <m:nor/>
            </m:rPr>
            <m:t> </m:t>
          </w:ins>
        </m:r>
        <m:sSub>
          <m:sSubPr>
            <m:ctrlPr>
              <w:ins w:id="1011" w:author="诗月 胡" w:date="2026-09-27T00:27:00Z" w16du:dateUtc="2026-09-26T15:27:00Z">
                <w:rPr>
                  <w:rFonts w:ascii="Cambria Math" w:hAnsi="Cambria Math"/>
                </w:rPr>
              </w:ins>
            </m:ctrlPr>
          </m:sSubPr>
          <m:e>
            <m:r>
              <w:ins w:id="1012" w:author="诗月 胡" w:date="2026-09-27T00:27:00Z" w16du:dateUtc="2026-09-26T15:27:00Z">
                <m:rPr>
                  <m:scr m:val="script"/>
                </m:rPr>
                <w:rPr>
                  <w:rFonts w:ascii="Cambria Math" w:hAnsi="Cambria Math"/>
                </w:rPr>
                <m:t>l</m:t>
              </w:ins>
            </m:r>
          </m:e>
          <m:sub>
            <m:r>
              <w:ins w:id="1013" w:author="诗月 胡" w:date="2026-09-27T00:27:00Z" w16du:dateUtc="2026-09-26T15:27:00Z">
                <w:rPr>
                  <w:rFonts w:ascii="Cambria Math" w:hAnsi="Cambria Math"/>
                </w:rPr>
                <m:t>k</m:t>
              </w:ins>
            </m:r>
            <m:sSubSup>
              <m:sSubSupPr>
                <m:ctrlPr>
                  <w:ins w:id="1014" w:author="诗月 胡" w:date="2026-09-27T00:27:00Z" w16du:dateUtc="2026-09-26T15:27:00Z">
                    <w:rPr>
                      <w:rFonts w:ascii="Cambria Math" w:hAnsi="Cambria Math"/>
                    </w:rPr>
                  </w:ins>
                </m:ctrlPr>
              </m:sSubSupPr>
              <m:e>
                <m:r>
                  <w:ins w:id="1015" w:author="诗月 胡" w:date="2026-09-27T00:27:00Z" w16du:dateUtc="2026-09-26T15:27:00Z">
                    <w:rPr>
                      <w:rFonts w:ascii="Cambria Math" w:hAnsi="Cambria Math"/>
                    </w:rPr>
                    <m:t>M</m:t>
                  </w:ins>
                </m:r>
              </m:e>
              <m:sub>
                <m:r>
                  <w:ins w:id="1016" w:author="诗月 胡" w:date="2026-09-27T00:27:00Z" w16du:dateUtc="2026-09-26T15:27:00Z">
                    <w:rPr>
                      <w:rFonts w:ascii="Cambria Math" w:hAnsi="Cambria Math"/>
                    </w:rPr>
                    <m:t>2</m:t>
                  </w:ins>
                </m:r>
              </m:sub>
              <m:sup>
                <m:r>
                  <w:ins w:id="1017" w:author="诗月 胡" w:date="2026-09-27T00:27:00Z" w16du:dateUtc="2026-09-26T15:27:00Z">
                    <m:rPr>
                      <m:sty m:val="p"/>
                    </m:rPr>
                    <w:rPr>
                      <w:rFonts w:ascii="Cambria Math" w:hAnsi="Cambria Math"/>
                    </w:rPr>
                    <m:t>DES</m:t>
                  </w:ins>
                </m:r>
              </m:sup>
            </m:sSubSup>
          </m:sub>
        </m:sSub>
        <m:r>
          <w:ins w:id="1018" w:author="诗月 胡" w:date="2026-09-27T00:27:00Z" w16du:dateUtc="2026-09-26T15:27:00Z">
            <w:rPr>
              <w:rFonts w:ascii="Cambria Math" w:hAnsi="Cambria Math"/>
            </w:rPr>
            <m:t>,</m:t>
          </w:ins>
        </m:r>
      </m:oMath>
      <w:ins w:id="1019"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(56)</w:instrText>
        </w:r>
        <w:r>
          <w:fldChar w:fldCharType="end"/>
        </w:r>
      </w:ins>
    </w:p>
    <w:p w14:paraId="2F698763" w14:textId="77777777" w:rsidR="00766443" w:rsidRDefault="00766443">
      <w:pPr>
        <w:rPr>
          <w:ins w:id="1020" w:author="诗月 胡" w:date="2026-09-27T00:27:00Z" w16du:dateUtc="2026-09-26T15:27:00Z"/>
        </w:rPr>
      </w:pPr>
      <w:ins w:id="1021" w:author="诗月 胡" w:date="2026-09-27T00:27:00Z" w16du:dateUtc="2026-09-26T15:27:00Z">
        <w:r>
          <w:rPr>
            <w:rFonts w:ascii="Times New Roman" w:hAnsi="Times New Roman" w:cs="Times New Roman"/>
          </w:rPr>
          <w:t>with ties broken by the same fixed order. The screening regret</w:t>
        </w:r>
      </w:ins>
    </w:p>
    <w:p w14:paraId="7E7BB9FA" w14:textId="77777777" w:rsidR="00766443" w:rsidRDefault="00766443">
      <w:pPr>
        <w:pStyle w:val="MTDisplayEquation"/>
        <w:rPr>
          <w:ins w:id="1022" w:author="诗月 胡" w:date="2026-09-27T00:27:00Z" w16du:dateUtc="2026-09-26T15:27:00Z"/>
        </w:rPr>
      </w:pPr>
      <w:ins w:id="1023" w:author="诗月 胡" w:date="2026-09-27T00:27:00Z" w16du:dateUtc="2026-09-26T15:27:00Z">
        <w:r>
          <w:tab/>
        </w:r>
      </w:ins>
      <m:oMath>
        <m:r>
          <w:ins w:id="1024" w:author="诗月 胡" w:date="2026-09-27T00:27:00Z" w16du:dateUtc="2026-09-26T15:27:00Z">
            <m:rPr>
              <m:sty m:val="p"/>
            </m:rPr>
            <w:rPr>
              <w:rFonts w:ascii="Cambria Math" w:hAnsi="Cambria Math"/>
            </w:rPr>
            <m:t>Reg</m:t>
          </w:ins>
        </m:r>
        <m:r>
          <w:ins w:id="1025" w:author="诗月 胡" w:date="2026-09-27T00:27:00Z" w16du:dateUtc="2026-09-26T15:27:00Z">
            <w:rPr>
              <w:rFonts w:ascii="Cambria Math" w:hAnsi="Cambria Math"/>
            </w:rPr>
            <m:t>(</m:t>
          </w:ins>
        </m:r>
        <m:sSub>
          <m:sSubPr>
            <m:ctrlPr>
              <w:ins w:id="1026" w:author="诗月 胡" w:date="2026-09-27T00:27:00Z" w16du:dateUtc="2026-09-26T15:27:00Z">
                <w:rPr>
                  <w:rFonts w:ascii="Cambria Math" w:hAnsi="Cambria Math"/>
                </w:rPr>
              </w:ins>
            </m:ctrlPr>
          </m:sSubPr>
          <m:e>
            <m:r>
              <w:ins w:id="1027" w:author="诗月 胡" w:date="2026-09-27T00:27:00Z" w16du:dateUtc="2026-09-26T15:27:00Z">
                <w:rPr>
                  <w:rFonts w:ascii="Cambria Math" w:hAnsi="Cambria Math"/>
                </w:rPr>
                <m:t>K</m:t>
              </w:ins>
            </m:r>
          </m:e>
          <m:sub>
            <m:r>
              <w:ins w:id="1028" w:author="诗月 胡" w:date="2026-09-27T00:27:00Z" w16du:dateUtc="2026-09-26T15:27:00Z">
                <m:rPr>
                  <m:nor/>
                </m:rPr>
                <m:t>V</m:t>
              </w:ins>
            </m:r>
          </m:sub>
        </m:sSub>
        <m:r>
          <w:ins w:id="1029" w:author="诗月 胡" w:date="2026-09-27T00:27:00Z" w16du:dateUtc="2026-09-26T15:27:00Z">
            <w:rPr>
              <w:rFonts w:ascii="Cambria Math" w:hAnsi="Cambria Math"/>
            </w:rPr>
            <m:t>)=(</m:t>
          </w:ins>
        </m:r>
        <m:sSub>
          <m:sSubPr>
            <m:ctrlPr>
              <w:ins w:id="1030" w:author="诗月 胡" w:date="2026-09-27T00:27:00Z" w16du:dateUtc="2026-09-26T15:27:00Z">
                <w:rPr>
                  <w:rFonts w:ascii="Cambria Math" w:hAnsi="Cambria Math"/>
                </w:rPr>
              </w:ins>
            </m:ctrlPr>
          </m:sSubPr>
          <m:e>
            <m:r>
              <w:ins w:id="1031" w:author="诗月 胡" w:date="2026-09-27T00:27:00Z" w16du:dateUtc="2026-09-26T15:27:00Z">
                <m:rPr>
                  <m:scr m:val="script"/>
                </m:rPr>
                <w:rPr>
                  <w:rFonts w:ascii="Cambria Math" w:hAnsi="Cambria Math"/>
                </w:rPr>
                <m:t>l</m:t>
              </w:ins>
            </m:r>
          </m:e>
          <m:sub>
            <m:sSup>
              <m:sSupPr>
                <m:ctrlPr>
                  <w:ins w:id="1032" w:author="诗月 胡" w:date="2026-09-27T00:27:00Z" w16du:dateUtc="2026-09-26T15:27:00Z">
                    <w:rPr>
                      <w:rFonts w:ascii="Cambria Math" w:hAnsi="Cambria Math"/>
                    </w:rPr>
                  </w:ins>
                </m:ctrlPr>
              </m:sSupPr>
              <m:e>
                <m:r>
                  <w:ins w:id="1033" w:author="诗月 胡" w:date="2026-09-27T00:27:00Z" w16du:dateUtc="2026-09-26T15:27:00Z">
                    <w:rPr>
                      <w:rFonts w:ascii="Cambria Math" w:hAnsi="Cambria Math"/>
                    </w:rPr>
                    <m:t>k</m:t>
                  </w:ins>
                </m:r>
              </m:e>
              <m:sup>
                <m:r>
                  <w:ins w:id="1034" w:author="诗月 胡" w:date="2026-09-27T00:27:00Z" w16du:dateUtc="2026-09-26T15:27:00Z">
                    <w:rPr>
                      <w:rFonts w:ascii="Cambria Math" w:hAnsi="Cambria Math"/>
                    </w:rPr>
                    <m:t>†</m:t>
                  </w:ins>
                </m:r>
              </m:sup>
            </m:sSup>
            <m:sSubSup>
              <m:sSubSupPr>
                <m:ctrlPr>
                  <w:ins w:id="1035" w:author="诗月 胡" w:date="2026-09-27T00:27:00Z" w16du:dateUtc="2026-09-26T15:27:00Z">
                    <w:rPr>
                      <w:rFonts w:ascii="Cambria Math" w:hAnsi="Cambria Math"/>
                    </w:rPr>
                  </w:ins>
                </m:ctrlPr>
              </m:sSubSupPr>
              <m:e>
                <m:r>
                  <w:ins w:id="1036" w:author="诗月 胡" w:date="2026-09-27T00:27:00Z" w16du:dateUtc="2026-09-26T15:27:00Z">
                    <w:rPr>
                      <w:rFonts w:ascii="Cambria Math" w:hAnsi="Cambria Math"/>
                    </w:rPr>
                    <m:t>M</m:t>
                  </w:ins>
                </m:r>
              </m:e>
              <m:sub>
                <m:r>
                  <w:ins w:id="1037" w:author="诗月 胡" w:date="2026-09-27T00:27:00Z" w16du:dateUtc="2026-09-26T15:27:00Z">
                    <w:rPr>
                      <w:rFonts w:ascii="Cambria Math" w:hAnsi="Cambria Math"/>
                    </w:rPr>
                    <m:t>2</m:t>
                  </w:ins>
                </m:r>
              </m:sub>
              <m:sup>
                <m:r>
                  <w:ins w:id="1038" w:author="诗月 胡" w:date="2026-09-27T00:27:00Z" w16du:dateUtc="2026-09-26T15:27:00Z">
                    <m:rPr>
                      <m:sty m:val="p"/>
                    </m:rPr>
                    <w:rPr>
                      <w:rFonts w:ascii="Cambria Math" w:hAnsi="Cambria Math"/>
                    </w:rPr>
                    <m:t>DES</m:t>
                  </w:ins>
                </m:r>
              </m:sup>
            </m:sSubSup>
          </m:sub>
        </m:sSub>
        <m:r>
          <w:ins w:id="1039" w:author="诗月 胡" w:date="2026-09-27T00:27:00Z" w16du:dateUtc="2026-09-26T15:27:00Z">
            <w:rPr>
              <w:rFonts w:ascii="Cambria Math" w:hAnsi="Cambria Math"/>
            </w:rPr>
            <m:t>-</m:t>
          </w:ins>
        </m:r>
        <m:limLow>
          <m:limLowPr>
            <m:ctrlPr>
              <w:ins w:id="1040" w:author="诗月 胡" w:date="2026-09-27T00:27:00Z" w16du:dateUtc="2026-09-26T15:27:00Z">
                <w:rPr>
                  <w:rFonts w:ascii="Cambria Math" w:hAnsi="Cambria Math"/>
                </w:rPr>
              </w:ins>
            </m:ctrlPr>
          </m:limLowPr>
          <m:e>
            <m:r>
              <w:ins w:id="1041" w:author="诗月 胡" w:date="2026-09-27T00:27:00Z" w16du:dateUtc="2026-09-26T15:27:00Z">
                <m:rPr>
                  <m:sty m:val="p"/>
                </m:rPr>
                <w:rPr>
                  <w:rFonts w:ascii="Cambria Math" w:hAnsi="Cambria Math"/>
                </w:rPr>
                <m:t>min</m:t>
              </w:ins>
            </m:r>
          </m:e>
          <m:lim>
            <m:r>
              <w:ins w:id="1042" w:author="诗月 胡" w:date="2026-09-27T00:27:00Z" w16du:dateUtc="2026-09-26T15:27:00Z">
                <w:rPr>
                  <w:rFonts w:ascii="Cambria Math" w:hAnsi="Cambria Math"/>
                </w:rPr>
                <m:t>k∈</m:t>
              </w:ins>
            </m:r>
            <m:sSup>
              <m:sSupPr>
                <m:ctrlPr>
                  <w:ins w:id="1043" w:author="诗月 胡" w:date="2026-09-27T00:27:00Z" w16du:dateUtc="2026-09-26T15:27:00Z">
                    <w:rPr>
                      <w:rFonts w:ascii="Cambria Math" w:hAnsi="Cambria Math"/>
                    </w:rPr>
                  </w:ins>
                </m:ctrlPr>
              </m:sSupPr>
              <m:e>
                <m:r>
                  <w:ins w:id="1044" w:author="诗月 胡" w:date="2026-09-27T00:27:00Z" w16du:dateUtc="2026-09-26T15:27:00Z">
                    <m:rPr>
                      <m:scr m:val="script"/>
                    </m:rPr>
                    <w:rPr>
                      <w:rFonts w:ascii="Cambria Math" w:hAnsi="Cambria Math"/>
                    </w:rPr>
                    <m:t>K</m:t>
                  </w:ins>
                </m:r>
              </m:e>
              <m:sup>
                <m:r>
                  <w:ins w:id="1045" w:author="诗月 胡" w:date="2026-09-27T00:27:00Z" w16du:dateUtc="2026-09-26T15:27:00Z">
                    <w:rPr>
                      <w:rFonts w:ascii="Cambria Math" w:hAnsi="Cambria Math"/>
                    </w:rPr>
                    <m:t>+</m:t>
                  </w:ins>
                </m:r>
              </m:sup>
            </m:sSup>
          </m:lim>
        </m:limLow>
        <m:r>
          <w:ins w:id="1046" w:author="诗月 胡" w:date="2026-09-27T00:27:00Z" w16du:dateUtc="2026-09-26T15:27:00Z">
            <m:rPr>
              <m:nor/>
            </m:rPr>
            <m:t> </m:t>
          </w:ins>
        </m:r>
        <m:sSub>
          <m:sSubPr>
            <m:ctrlPr>
              <w:ins w:id="1047" w:author="诗月 胡" w:date="2026-09-27T00:27:00Z" w16du:dateUtc="2026-09-26T15:27:00Z">
                <w:rPr>
                  <w:rFonts w:ascii="Cambria Math" w:hAnsi="Cambria Math"/>
                </w:rPr>
              </w:ins>
            </m:ctrlPr>
          </m:sSubPr>
          <m:e>
            <m:r>
              <w:ins w:id="1048" w:author="诗月 胡" w:date="2026-09-27T00:27:00Z" w16du:dateUtc="2026-09-26T15:27:00Z">
                <m:rPr>
                  <m:scr m:val="script"/>
                </m:rPr>
                <w:rPr>
                  <w:rFonts w:ascii="Cambria Math" w:hAnsi="Cambria Math"/>
                </w:rPr>
                <m:t>l</m:t>
              </w:ins>
            </m:r>
          </m:e>
          <m:sub>
            <m:r>
              <w:ins w:id="1049" w:author="诗月 胡" w:date="2026-09-27T00:27:00Z" w16du:dateUtc="2026-09-26T15:27:00Z">
                <w:rPr>
                  <w:rFonts w:ascii="Cambria Math" w:hAnsi="Cambria Math"/>
                </w:rPr>
                <m:t>k</m:t>
              </w:ins>
            </m:r>
            <m:sSubSup>
              <m:sSubSupPr>
                <m:ctrlPr>
                  <w:ins w:id="1050" w:author="诗月 胡" w:date="2026-09-27T00:27:00Z" w16du:dateUtc="2026-09-26T15:27:00Z">
                    <w:rPr>
                      <w:rFonts w:ascii="Cambria Math" w:hAnsi="Cambria Math"/>
                    </w:rPr>
                  </w:ins>
                </m:ctrlPr>
              </m:sSubSupPr>
              <m:e>
                <m:r>
                  <w:ins w:id="1051" w:author="诗月 胡" w:date="2026-09-27T00:27:00Z" w16du:dateUtc="2026-09-26T15:27:00Z">
                    <w:rPr>
                      <w:rFonts w:ascii="Cambria Math" w:hAnsi="Cambria Math"/>
                    </w:rPr>
                    <m:t>M</m:t>
                  </w:ins>
                </m:r>
              </m:e>
              <m:sub>
                <m:r>
                  <w:ins w:id="1052" w:author="诗月 胡" w:date="2026-09-27T00:27:00Z" w16du:dateUtc="2026-09-26T15:27:00Z">
                    <w:rPr>
                      <w:rFonts w:ascii="Cambria Math" w:hAnsi="Cambria Math"/>
                    </w:rPr>
                    <m:t>2</m:t>
                  </w:ins>
                </m:r>
              </m:sub>
              <m:sup>
                <m:r>
                  <w:ins w:id="1053" w:author="诗月 胡" w:date="2026-09-27T00:27:00Z" w16du:dateUtc="2026-09-26T15:27:00Z">
                    <m:rPr>
                      <m:sty m:val="p"/>
                    </m:rPr>
                    <w:rPr>
                      <w:rFonts w:ascii="Cambria Math" w:hAnsi="Cambria Math"/>
                    </w:rPr>
                    <m:t>DES</m:t>
                  </w:ins>
                </m:r>
              </m:sup>
            </m:sSubSup>
          </m:sub>
        </m:sSub>
        <m:r>
          <w:ins w:id="1054" w:author="诗月 胡" w:date="2026-09-27T00:27:00Z" w16du:dateUtc="2026-09-26T15:27:00Z">
            <w:rPr>
              <w:rFonts w:ascii="Cambria Math" w:hAnsi="Cambria Math"/>
            </w:rPr>
            <m:t>)/</m:t>
          </w:ins>
        </m:r>
        <m:limLow>
          <m:limLowPr>
            <m:ctrlPr>
              <w:ins w:id="1055" w:author="诗月 胡" w:date="2026-09-27T00:27:00Z" w16du:dateUtc="2026-09-26T15:27:00Z">
                <w:rPr>
                  <w:rFonts w:ascii="Cambria Math" w:hAnsi="Cambria Math"/>
                </w:rPr>
              </w:ins>
            </m:ctrlPr>
          </m:limLowPr>
          <m:e>
            <m:r>
              <w:ins w:id="1056" w:author="诗月 胡" w:date="2026-09-27T00:27:00Z" w16du:dateUtc="2026-09-26T15:27:00Z">
                <m:rPr>
                  <m:sty m:val="p"/>
                </m:rPr>
                <w:rPr>
                  <w:rFonts w:ascii="Cambria Math" w:hAnsi="Cambria Math"/>
                </w:rPr>
                <m:t>min</m:t>
              </w:ins>
            </m:r>
          </m:e>
          <m:lim>
            <m:r>
              <w:ins w:id="1057" w:author="诗月 胡" w:date="2026-09-27T00:27:00Z" w16du:dateUtc="2026-09-26T15:27:00Z">
                <w:rPr>
                  <w:rFonts w:ascii="Cambria Math" w:hAnsi="Cambria Math"/>
                </w:rPr>
                <m:t>k∈</m:t>
              </w:ins>
            </m:r>
            <m:sSup>
              <m:sSupPr>
                <m:ctrlPr>
                  <w:ins w:id="1058" w:author="诗月 胡" w:date="2026-09-27T00:27:00Z" w16du:dateUtc="2026-09-26T15:27:00Z">
                    <w:rPr>
                      <w:rFonts w:ascii="Cambria Math" w:hAnsi="Cambria Math"/>
                    </w:rPr>
                  </w:ins>
                </m:ctrlPr>
              </m:sSupPr>
              <m:e>
                <m:r>
                  <w:ins w:id="1059" w:author="诗月 胡" w:date="2026-09-27T00:27:00Z" w16du:dateUtc="2026-09-26T15:27:00Z">
                    <m:rPr>
                      <m:scr m:val="script"/>
                    </m:rPr>
                    <w:rPr>
                      <w:rFonts w:ascii="Cambria Math" w:hAnsi="Cambria Math"/>
                    </w:rPr>
                    <m:t>K</m:t>
                  </w:ins>
                </m:r>
              </m:e>
              <m:sup>
                <m:r>
                  <w:ins w:id="1060" w:author="诗月 胡" w:date="2026-09-27T00:27:00Z" w16du:dateUtc="2026-09-26T15:27:00Z">
                    <w:rPr>
                      <w:rFonts w:ascii="Cambria Math" w:hAnsi="Cambria Math"/>
                    </w:rPr>
                    <m:t>+</m:t>
                  </w:ins>
                </m:r>
              </m:sup>
            </m:sSup>
          </m:lim>
        </m:limLow>
        <m:r>
          <w:ins w:id="1061" w:author="诗月 胡" w:date="2026-09-27T00:27:00Z" w16du:dateUtc="2026-09-26T15:27:00Z">
            <m:rPr>
              <m:nor/>
            </m:rPr>
            <m:t> </m:t>
          </w:ins>
        </m:r>
        <m:sSub>
          <m:sSubPr>
            <m:ctrlPr>
              <w:ins w:id="1062" w:author="诗月 胡" w:date="2026-09-27T00:27:00Z" w16du:dateUtc="2026-09-26T15:27:00Z">
                <w:rPr>
                  <w:rFonts w:ascii="Cambria Math" w:hAnsi="Cambria Math"/>
                </w:rPr>
              </w:ins>
            </m:ctrlPr>
          </m:sSubPr>
          <m:e>
            <m:r>
              <w:ins w:id="1063" w:author="诗月 胡" w:date="2026-09-27T00:27:00Z" w16du:dateUtc="2026-09-26T15:27:00Z">
                <m:rPr>
                  <m:scr m:val="script"/>
                </m:rPr>
                <w:rPr>
                  <w:rFonts w:ascii="Cambria Math" w:hAnsi="Cambria Math"/>
                </w:rPr>
                <m:t>l</m:t>
              </w:ins>
            </m:r>
          </m:e>
          <m:sub>
            <m:r>
              <w:ins w:id="1064" w:author="诗月 胡" w:date="2026-09-27T00:27:00Z" w16du:dateUtc="2026-09-26T15:27:00Z">
                <w:rPr>
                  <w:rFonts w:ascii="Cambria Math" w:hAnsi="Cambria Math"/>
                </w:rPr>
                <m:t>k</m:t>
              </w:ins>
            </m:r>
            <m:sSubSup>
              <m:sSubSupPr>
                <m:ctrlPr>
                  <w:ins w:id="1065" w:author="诗月 胡" w:date="2026-09-27T00:27:00Z" w16du:dateUtc="2026-09-26T15:27:00Z">
                    <w:rPr>
                      <w:rFonts w:ascii="Cambria Math" w:hAnsi="Cambria Math"/>
                    </w:rPr>
                  </w:ins>
                </m:ctrlPr>
              </m:sSubSupPr>
              <m:e>
                <m:r>
                  <w:ins w:id="1066" w:author="诗月 胡" w:date="2026-09-27T00:27:00Z" w16du:dateUtc="2026-09-26T15:27:00Z">
                    <w:rPr>
                      <w:rFonts w:ascii="Cambria Math" w:hAnsi="Cambria Math"/>
                    </w:rPr>
                    <m:t>M</m:t>
                  </w:ins>
                </m:r>
              </m:e>
              <m:sub>
                <m:r>
                  <w:ins w:id="1067" w:author="诗月 胡" w:date="2026-09-27T00:27:00Z" w16du:dateUtc="2026-09-26T15:27:00Z">
                    <w:rPr>
                      <w:rFonts w:ascii="Cambria Math" w:hAnsi="Cambria Math"/>
                    </w:rPr>
                    <m:t>2</m:t>
                  </w:ins>
                </m:r>
              </m:sub>
              <m:sup>
                <m:r>
                  <w:ins w:id="1068" w:author="诗月 胡" w:date="2026-09-27T00:27:00Z" w16du:dateUtc="2026-09-26T15:27:00Z">
                    <m:rPr>
                      <m:sty m:val="p"/>
                    </m:rPr>
                    <w:rPr>
                      <w:rFonts w:ascii="Cambria Math" w:hAnsi="Cambria Math"/>
                    </w:rPr>
                    <m:t>DES</m:t>
                  </w:ins>
                </m:r>
              </m:sup>
            </m:sSubSup>
          </m:sub>
        </m:sSub>
      </m:oMath>
      <w:ins w:id="1069" w:author="诗月 胡" w:date="2026-09-27T00:27:00Z" w16du:dateUtc="2026-09-26T15:27:00Z">
        <w:r>
          <w:tab/>
        </w:r>
        <w:r>
          <w:fldChar w:fldCharType="begin"/>
        </w:r>
        <w:r>
          <w:instrText xml:space="preserve"> MACROBUTTON MTPlaceRef \* MERGEFORMAT </w:instrText>
        </w:r>
        <w:r>
          <w:fldChar w:fldCharType="begin"/>
        </w:r>
        <w:r>
          <w:instrText xml:space="preserve"> SEQ MTEqn \h \* MERGEFORMAT </w:instrText>
        </w:r>
        <w:r>
          <w:fldChar w:fldCharType="end"/>
        </w:r>
        <w:r>
          <w:instrText>(57)</w:instrText>
        </w:r>
        <w:r>
          <w:fldChar w:fldCharType="end"/>
        </w:r>
      </w:ins>
    </w:p>
    <w:p w14:paraId="6B9AA3EE" w14:textId="77777777" w:rsidR="00766443" w:rsidRDefault="00766443">
      <w:pPr>
        <w:rPr>
          <w:ins w:id="1070" w:author="诗月 胡" w:date="2026-09-27T00:27:00Z" w16du:dateUtc="2026-09-26T15:27:00Z"/>
        </w:rPr>
      </w:pPr>
      <w:ins w:id="1071" w:author="诗月 胡" w:date="2026-09-27T00:27:00Z" w16du:dateUtc="2026-09-26T15:27:00Z">
        <w:r>
          <w:rPr>
            <w:rFonts w:ascii="Times New Roman" w:hAnsi="Times New Roman" w:cs="Times New Roman"/>
          </w:rPr>
          <w:t xml:space="preserve">is the relative excess of the released candidate’s makespan over the best makespan in </w:t>
        </w:r>
      </w:ins>
      <m:oMath>
        <m:sSup>
          <m:sSupPr>
            <m:ctrlPr>
              <w:ins w:id="1072" w:author="诗月 胡" w:date="2026-09-27T00:27:00Z" w16du:dateUtc="2026-09-26T15:27:00Z">
                <w:rPr>
                  <w:rFonts w:ascii="Cambria Math" w:hAnsi="Cambria Math"/>
                </w:rPr>
              </w:ins>
            </m:ctrlPr>
          </m:sSupPr>
          <m:e>
            <m:r>
              <w:ins w:id="1073" w:author="诗月 胡" w:date="2026-09-27T00:27:00Z" w16du:dateUtc="2026-09-26T15:27:00Z">
                <m:rPr>
                  <m:scr m:val="script"/>
                </m:rPr>
                <w:rPr>
                  <w:rFonts w:ascii="Cambria Math" w:hAnsi="Cambria Math"/>
                </w:rPr>
                <m:t>K</m:t>
              </w:ins>
            </m:r>
          </m:e>
          <m:sup>
            <m:r>
              <w:ins w:id="1074" w:author="诗月 胡" w:date="2026-09-27T00:27:00Z" w16du:dateUtc="2026-09-26T15:27:00Z">
                <w:rPr>
                  <w:rFonts w:ascii="Cambria Math" w:hAnsi="Cambria Math"/>
                </w:rPr>
                <m:t>+</m:t>
              </w:ins>
            </m:r>
          </m:sup>
        </m:sSup>
      </m:oMath>
      <w:ins w:id="1075" w:author="诗月 胡" w:date="2026-09-27T00:27:00Z" w16du:dateUtc="2026-09-26T15:27:00Z">
        <w:r>
          <w:rPr>
            <w:rFonts w:ascii="Times New Roman" w:hAnsi="Times New Roman" w:cs="Times New Roman"/>
          </w:rPr>
          <w:t xml:space="preserve"> under the verification evaluator. Because the shortlists are nested, </w:t>
        </w:r>
      </w:ins>
      <m:oMath>
        <m:r>
          <w:ins w:id="1076" w:author="诗月 胡" w:date="2026-09-27T00:27:00Z" w16du:dateUtc="2026-09-26T15:27:00Z">
            <m:rPr>
              <m:sty m:val="p"/>
            </m:rPr>
            <w:rPr>
              <w:rFonts w:ascii="Cambria Math" w:hAnsi="Cambria Math"/>
            </w:rPr>
            <m:t>Reg</m:t>
          </w:ins>
        </m:r>
        <m:r>
          <w:ins w:id="1077" w:author="诗月 胡" w:date="2026-09-27T00:27:00Z" w16du:dateUtc="2026-09-26T15:27:00Z">
            <w:rPr>
              <w:rFonts w:ascii="Cambria Math" w:hAnsi="Cambria Math"/>
            </w:rPr>
            <m:t>(</m:t>
          </w:ins>
        </m:r>
        <m:sSub>
          <m:sSubPr>
            <m:ctrlPr>
              <w:ins w:id="1078" w:author="诗月 胡" w:date="2026-09-27T00:27:00Z" w16du:dateUtc="2026-09-26T15:27:00Z">
                <w:rPr>
                  <w:rFonts w:ascii="Cambria Math" w:hAnsi="Cambria Math"/>
                </w:rPr>
              </w:ins>
            </m:ctrlPr>
          </m:sSubPr>
          <m:e>
            <m:r>
              <w:ins w:id="1079" w:author="诗月 胡" w:date="2026-09-27T00:27:00Z" w16du:dateUtc="2026-09-26T15:27:00Z">
                <w:rPr>
                  <w:rFonts w:ascii="Cambria Math" w:hAnsi="Cambria Math"/>
                </w:rPr>
                <m:t>K</m:t>
              </w:ins>
            </m:r>
          </m:e>
          <m:sub>
            <m:r>
              <w:ins w:id="1080" w:author="诗月 胡" w:date="2026-09-27T00:27:00Z" w16du:dateUtc="2026-09-26T15:27:00Z">
                <m:rPr>
                  <m:nor/>
                </m:rPr>
                <m:t>V</m:t>
              </w:ins>
            </m:r>
          </m:sub>
        </m:sSub>
        <m:r>
          <w:ins w:id="1081" w:author="诗月 胡" w:date="2026-09-27T00:27:00Z" w16du:dateUtc="2026-09-26T15:27:00Z">
            <w:rPr>
              <w:rFonts w:ascii="Cambria Math" w:hAnsi="Cambria Math"/>
            </w:rPr>
            <m:t>)</m:t>
          </w:ins>
        </m:r>
      </m:oMath>
      <w:ins w:id="1082" w:author="诗月 胡" w:date="2026-09-27T00:27:00Z" w16du:dateUtc="2026-09-26T15:27:00Z">
        <w:r>
          <w:rPr>
            <w:rFonts w:ascii="Times New Roman" w:hAnsi="Times New Roman" w:cs="Times New Roman"/>
          </w:rPr>
          <w:t xml:space="preserve"> does not increase with </w:t>
        </w:r>
      </w:ins>
      <m:oMath>
        <m:sSub>
          <m:sSubPr>
            <m:ctrlPr>
              <w:ins w:id="1083" w:author="诗月 胡" w:date="2026-09-27T00:27:00Z" w16du:dateUtc="2026-09-26T15:27:00Z">
                <w:rPr>
                  <w:rFonts w:ascii="Cambria Math" w:hAnsi="Cambria Math"/>
                </w:rPr>
              </w:ins>
            </m:ctrlPr>
          </m:sSubPr>
          <m:e>
            <m:r>
              <w:ins w:id="1084" w:author="诗月 胡" w:date="2026-09-27T00:27:00Z" w16du:dateUtc="2026-09-26T15:27:00Z">
                <w:rPr>
                  <w:rFonts w:ascii="Cambria Math" w:hAnsi="Cambria Math"/>
                </w:rPr>
                <m:t>K</m:t>
              </w:ins>
            </m:r>
          </m:e>
          <m:sub>
            <m:r>
              <w:ins w:id="1085" w:author="诗月 胡" w:date="2026-09-27T00:27:00Z" w16du:dateUtc="2026-09-26T15:27:00Z">
                <m:rPr>
                  <m:nor/>
                </m:rPr>
                <m:t>V</m:t>
              </w:ins>
            </m:r>
          </m:sub>
        </m:sSub>
      </m:oMath>
      <w:ins w:id="1086" w:author="诗月 胡" w:date="2026-09-27T00:27:00Z" w16du:dateUtc="2026-09-26T15:27:00Z">
        <w:r>
          <w:rPr>
            <w:rFonts w:ascii="Times New Roman" w:hAnsi="Times New Roman" w:cs="Times New Roman"/>
          </w:rPr>
          <w:t xml:space="preserve">, and it is zero once </w:t>
        </w:r>
      </w:ins>
      <m:oMath>
        <m:sSup>
          <m:sSupPr>
            <m:ctrlPr>
              <w:ins w:id="1087" w:author="诗月 胡" w:date="2026-09-27T00:27:00Z" w16du:dateUtc="2026-09-26T15:27:00Z">
                <w:rPr>
                  <w:rFonts w:ascii="Cambria Math" w:hAnsi="Cambria Math"/>
                </w:rPr>
              </w:ins>
            </m:ctrlPr>
          </m:sSupPr>
          <m:e>
            <m:r>
              <w:ins w:id="1088" w:author="诗月 胡" w:date="2026-09-27T00:27:00Z" w16du:dateUtc="2026-09-26T15:27:00Z">
                <m:rPr>
                  <m:scr m:val="script"/>
                </m:rPr>
                <w:rPr>
                  <w:rFonts w:ascii="Cambria Math" w:hAnsi="Cambria Math"/>
                </w:rPr>
                <m:t>K</m:t>
              </w:ins>
            </m:r>
          </m:e>
          <m:sup>
            <m:r>
              <w:ins w:id="1089" w:author="诗月 胡" w:date="2026-09-27T00:27:00Z" w16du:dateUtc="2026-09-26T15:27:00Z">
                <m:rPr>
                  <m:nor/>
                </m:rPr>
                <m:t>V</m:t>
              </w:ins>
            </m:r>
          </m:sup>
        </m:sSup>
      </m:oMath>
      <w:ins w:id="1090" w:author="诗月 胡" w:date="2026-09-27T00:27:00Z" w16du:dateUtc="2026-09-26T15:27:00Z">
        <w:r>
          <w:rPr>
            <w:rFonts w:ascii="Times New Roman" w:hAnsi="Times New Roman" w:cs="Times New Roman"/>
          </w:rPr>
          <w:t xml:space="preserve"> contains every distinct sequence. The smallest shortlist size whose regret falls within a stated tolerance, </w:t>
        </w:r>
      </w:ins>
      <m:oMath>
        <m:sSubSup>
          <m:sSubSupPr>
            <m:ctrlPr>
              <w:ins w:id="1091" w:author="诗月 胡" w:date="2026-09-27T00:27:00Z" w16du:dateUtc="2026-09-26T15:27:00Z">
                <w:rPr>
                  <w:rFonts w:ascii="Cambria Math" w:hAnsi="Cambria Math"/>
                </w:rPr>
              </w:ins>
            </m:ctrlPr>
          </m:sSubSupPr>
          <m:e>
            <m:r>
              <w:ins w:id="1092" w:author="诗月 胡" w:date="2026-09-27T00:27:00Z" w16du:dateUtc="2026-09-26T15:27:00Z">
                <w:rPr>
                  <w:rFonts w:ascii="Cambria Math" w:hAnsi="Cambria Math"/>
                </w:rPr>
                <m:t>K</m:t>
              </w:ins>
            </m:r>
          </m:e>
          <m:sub>
            <m:r>
              <w:ins w:id="1093" w:author="诗月 胡" w:date="2026-09-27T00:27:00Z" w16du:dateUtc="2026-09-26T15:27:00Z">
                <m:rPr>
                  <m:nor/>
                </m:rPr>
                <m:t>V</m:t>
              </w:ins>
            </m:r>
          </m:sub>
          <m:sup>
            <m:r>
              <w:ins w:id="1094" w:author="诗月 胡" w:date="2026-09-27T00:27:00Z" w16du:dateUtc="2026-09-26T15:27:00Z">
                <w:rPr>
                  <w:rFonts w:ascii="Cambria Math" w:hAnsi="Cambria Math"/>
                </w:rPr>
                <m:t>⋆</m:t>
              </w:ins>
            </m:r>
          </m:sup>
        </m:sSubSup>
      </m:oMath>
      <w:ins w:id="1095" w:author="诗月 胡" w:date="2026-09-27T00:27:00Z" w16du:dateUtc="2026-09-26T15:27:00Z">
        <w:r>
          <w:rPr>
            <w:rFonts w:ascii="Times New Roman" w:hAnsi="Times New Roman" w:cs="Times New Roman"/>
          </w:rPr>
          <w:t xml:space="preserve">, indicates how far closed-form screening can be trusted as a filter for the verification evaluator; Section 5 estimates </w:t>
        </w:r>
      </w:ins>
      <m:oMath>
        <m:r>
          <w:ins w:id="1096" w:author="诗月 胡" w:date="2026-09-27T00:27:00Z" w16du:dateUtc="2026-09-26T15:27:00Z">
            <m:rPr>
              <m:sty m:val="p"/>
            </m:rPr>
            <w:rPr>
              <w:rFonts w:ascii="Cambria Math" w:hAnsi="Cambria Math"/>
            </w:rPr>
            <m:t>Reg</m:t>
          </w:ins>
        </m:r>
        <m:r>
          <w:ins w:id="1097" w:author="诗月 胡" w:date="2026-09-27T00:27:00Z" w16du:dateUtc="2026-09-26T15:27:00Z">
            <w:rPr>
              <w:rFonts w:ascii="Cambria Math" w:hAnsi="Cambria Math"/>
            </w:rPr>
            <m:t>(</m:t>
          </w:ins>
        </m:r>
        <m:sSub>
          <m:sSubPr>
            <m:ctrlPr>
              <w:ins w:id="1098" w:author="诗月 胡" w:date="2026-09-27T00:27:00Z" w16du:dateUtc="2026-09-26T15:27:00Z">
                <w:rPr>
                  <w:rFonts w:ascii="Cambria Math" w:hAnsi="Cambria Math"/>
                </w:rPr>
              </w:ins>
            </m:ctrlPr>
          </m:sSubPr>
          <m:e>
            <m:r>
              <w:ins w:id="1099" w:author="诗月 胡" w:date="2026-09-27T00:27:00Z" w16du:dateUtc="2026-09-26T15:27:00Z">
                <w:rPr>
                  <w:rFonts w:ascii="Cambria Math" w:hAnsi="Cambria Math"/>
                </w:rPr>
                <m:t>K</m:t>
              </w:ins>
            </m:r>
          </m:e>
          <m:sub>
            <m:r>
              <w:ins w:id="1100" w:author="诗月 胡" w:date="2026-09-27T00:27:00Z" w16du:dateUtc="2026-09-26T15:27:00Z">
                <m:rPr>
                  <m:nor/>
                </m:rPr>
                <m:t>V</m:t>
              </w:ins>
            </m:r>
          </m:sub>
        </m:sSub>
        <m:r>
          <w:ins w:id="1101" w:author="诗月 胡" w:date="2026-09-27T00:27:00Z" w16du:dateUtc="2026-09-26T15:27:00Z">
            <w:rPr>
              <w:rFonts w:ascii="Cambria Math" w:hAnsi="Cambria Math"/>
            </w:rPr>
            <m:t>)</m:t>
          </w:ins>
        </m:r>
      </m:oMath>
      <w:ins w:id="1102" w:author="诗月 胡" w:date="2026-09-27T00:27:00Z" w16du:dateUtc="2026-09-26T15:27:00Z">
        <w:r>
          <w:rPr>
            <w:rFonts w:ascii="Times New Roman" w:hAnsi="Times New Roman" w:cs="Times New Roman"/>
          </w:rPr>
          <w:t xml:space="preserve"> and </w:t>
        </w:r>
      </w:ins>
      <m:oMath>
        <m:sSubSup>
          <m:sSubSupPr>
            <m:ctrlPr>
              <w:ins w:id="1103" w:author="诗月 胡" w:date="2026-09-27T00:27:00Z" w16du:dateUtc="2026-09-26T15:27:00Z">
                <w:rPr>
                  <w:rFonts w:ascii="Cambria Math" w:hAnsi="Cambria Math"/>
                </w:rPr>
              </w:ins>
            </m:ctrlPr>
          </m:sSubSupPr>
          <m:e>
            <m:r>
              <w:ins w:id="1104" w:author="诗月 胡" w:date="2026-09-27T00:27:00Z" w16du:dateUtc="2026-09-26T15:27:00Z">
                <w:rPr>
                  <w:rFonts w:ascii="Cambria Math" w:hAnsi="Cambria Math"/>
                </w:rPr>
                <m:t>K</m:t>
              </w:ins>
            </m:r>
          </m:e>
          <m:sub>
            <m:r>
              <w:ins w:id="1105" w:author="诗月 胡" w:date="2026-09-27T00:27:00Z" w16du:dateUtc="2026-09-26T15:27:00Z">
                <m:rPr>
                  <m:nor/>
                </m:rPr>
                <m:t>V</m:t>
              </w:ins>
            </m:r>
          </m:sub>
          <m:sup>
            <m:r>
              <w:ins w:id="1106" w:author="诗月 胡" w:date="2026-09-27T00:27:00Z" w16du:dateUtc="2026-09-26T15:27:00Z">
                <w:rPr>
                  <w:rFonts w:ascii="Cambria Math" w:hAnsi="Cambria Math"/>
                </w:rPr>
                <m:t>⋆</m:t>
              </w:ins>
            </m:r>
          </m:sup>
        </m:sSubSup>
      </m:oMath>
      <w:ins w:id="1107" w:author="诗月 胡" w:date="2026-09-27T00:27:00Z" w16du:dateUtc="2026-09-26T15:27:00Z">
        <w:r>
          <w:rPr>
            <w:rFonts w:ascii="Times New Roman" w:hAnsi="Times New Roman" w:cs="Times New Roman"/>
          </w:rPr>
          <w:t>.</w:t>
        </w:r>
      </w:ins>
    </w:p>
    <w:p w14:paraId="268FC1E5" w14:textId="77777777" w:rsidR="00766443" w:rsidRDefault="00766443">
      <w:pPr>
        <w:rPr>
          <w:ins w:id="1108" w:author="诗月 胡" w:date="2026-09-27T00:27:00Z" w16du:dateUtc="2026-09-26T15:27:00Z"/>
        </w:rPr>
      </w:pPr>
      <w:ins w:id="1109" w:author="诗月 胡" w:date="2026-09-27T00:27:00Z" w16du:dateUtc="2026-09-26T15:27:00Z">
        <w:r>
          <w:rPr>
            <w:rFonts w:ascii="Times New Roman" w:hAnsi="Times New Roman" w:cs="Times New Roman"/>
          </w:rPr>
          <w:t xml:space="preserve">    Per released wave, the procedure uses at most </w:t>
        </w:r>
      </w:ins>
      <m:oMath>
        <m:d>
          <m:dPr>
            <m:begChr m:val="|"/>
            <m:endChr m:val="|"/>
            <m:ctrlPr>
              <w:ins w:id="1110" w:author="诗月 胡" w:date="2026-09-27T00:27:00Z" w16du:dateUtc="2026-09-26T15:27:00Z">
                <w:rPr>
                  <w:rFonts w:ascii="Cambria Math" w:hAnsi="Cambria Math"/>
                </w:rPr>
              </w:ins>
            </m:ctrlPr>
          </m:dPr>
          <m:e>
            <m:sSup>
              <m:sSupPr>
                <m:ctrlPr>
                  <w:ins w:id="1111" w:author="诗月 胡" w:date="2026-09-27T00:27:00Z" w16du:dateUtc="2026-09-26T15:27:00Z">
                    <w:rPr>
                      <w:rFonts w:ascii="Cambria Math" w:hAnsi="Cambria Math"/>
                    </w:rPr>
                  </w:ins>
                </m:ctrlPr>
              </m:sSupPr>
              <m:e>
                <m:r>
                  <w:ins w:id="1112" w:author="诗月 胡" w:date="2026-09-27T00:27:00Z" w16du:dateUtc="2026-09-26T15:27:00Z">
                    <m:rPr>
                      <m:scr m:val="script"/>
                    </m:rPr>
                    <w:rPr>
                      <w:rFonts w:ascii="Cambria Math" w:hAnsi="Cambria Math"/>
                    </w:rPr>
                    <m:t>K</m:t>
                  </w:ins>
                </m:r>
              </m:e>
              <m:sup>
                <m:r>
                  <w:ins w:id="1113" w:author="诗月 胡" w:date="2026-09-27T00:27:00Z" w16du:dateUtc="2026-09-26T15:27:00Z">
                    <w:rPr>
                      <w:rFonts w:ascii="Cambria Math" w:hAnsi="Cambria Math"/>
                    </w:rPr>
                    <m:t>+</m:t>
                  </w:ins>
                </m:r>
              </m:sup>
            </m:sSup>
          </m:e>
        </m:d>
      </m:oMath>
      <w:ins w:id="1114" w:author="诗月 胡" w:date="2026-09-27T00:27:00Z" w16du:dateUtc="2026-09-26T15:27:00Z">
        <w:r>
          <w:rPr>
            <w:rFonts w:ascii="Times New Roman" w:hAnsi="Times New Roman" w:cs="Times New Roman"/>
          </w:rPr>
          <w:t xml:space="preserve"> closed-form evaluations under </w:t>
        </w:r>
      </w:ins>
      <m:oMath>
        <m:sSub>
          <m:sSubPr>
            <m:ctrlPr>
              <w:ins w:id="1115" w:author="诗月 胡" w:date="2026-09-27T00:27:00Z" w16du:dateUtc="2026-09-26T15:27:00Z">
                <w:rPr>
                  <w:rFonts w:ascii="Cambria Math" w:hAnsi="Cambria Math"/>
                </w:rPr>
              </w:ins>
            </m:ctrlPr>
          </m:sSubPr>
          <m:e>
            <m:r>
              <w:ins w:id="1116" w:author="诗月 胡" w:date="2026-09-27T00:27:00Z" w16du:dateUtc="2026-09-26T15:27:00Z">
                <w:rPr>
                  <w:rFonts w:ascii="Cambria Math" w:hAnsi="Cambria Math"/>
                </w:rPr>
                <m:t>M</m:t>
              </w:ins>
            </m:r>
          </m:e>
          <m:sub>
            <m:r>
              <w:ins w:id="1117" w:author="诗月 胡" w:date="2026-09-27T00:27:00Z" w16du:dateUtc="2026-09-26T15:27:00Z">
                <w:rPr>
                  <w:rFonts w:ascii="Cambria Math" w:hAnsi="Cambria Math"/>
                </w:rPr>
                <m:t>2</m:t>
              </w:ins>
            </m:r>
          </m:sub>
        </m:sSub>
      </m:oMath>
      <w:ins w:id="1118" w:author="诗月 胡" w:date="2026-09-27T00:27:00Z" w16du:dateUtc="2026-09-26T15:27:00Z">
        <w:r>
          <w:rPr>
            <w:rFonts w:ascii="Times New Roman" w:hAnsi="Times New Roman" w:cs="Times New Roman"/>
          </w:rPr>
          <w:t xml:space="preserve"> (and under </w:t>
        </w:r>
      </w:ins>
      <m:oMath>
        <m:sSub>
          <m:sSubPr>
            <m:ctrlPr>
              <w:ins w:id="1119" w:author="诗月 胡" w:date="2026-09-27T00:27:00Z" w16du:dateUtc="2026-09-26T15:27:00Z">
                <w:rPr>
                  <w:rFonts w:ascii="Cambria Math" w:hAnsi="Cambria Math"/>
                </w:rPr>
              </w:ins>
            </m:ctrlPr>
          </m:sSubPr>
          <m:e>
            <m:r>
              <w:ins w:id="1120" w:author="诗月 胡" w:date="2026-09-27T00:27:00Z" w16du:dateUtc="2026-09-26T15:27:00Z">
                <w:rPr>
                  <w:rFonts w:ascii="Cambria Math" w:hAnsi="Cambria Math"/>
                </w:rPr>
                <m:t>M</m:t>
              </w:ins>
            </m:r>
          </m:e>
          <m:sub>
            <m:r>
              <w:ins w:id="1121" w:author="诗月 胡" w:date="2026-09-27T00:27:00Z" w16du:dateUtc="2026-09-26T15:27:00Z">
                <w:rPr>
                  <w:rFonts w:ascii="Cambria Math" w:hAnsi="Cambria Math"/>
                </w:rPr>
                <m:t>1</m:t>
              </w:ins>
            </m:r>
          </m:sub>
        </m:sSub>
      </m:oMath>
      <w:ins w:id="1122" w:author="诗月 胡" w:date="2026-09-27T00:27:00Z" w16du:dateUtc="2026-09-26T15:27:00Z">
        <w:r>
          <w:rPr>
            <w:rFonts w:ascii="Times New Roman" w:hAnsi="Times New Roman" w:cs="Times New Roman"/>
          </w:rPr>
          <w:t xml:space="preserve"> for candidates screened with the conservative key) and at most </w:t>
        </w:r>
      </w:ins>
      <m:oMath>
        <m:sSub>
          <m:sSubPr>
            <m:ctrlPr>
              <w:ins w:id="1123" w:author="诗月 胡" w:date="2026-09-27T00:27:00Z" w16du:dateUtc="2026-09-26T15:27:00Z">
                <w:rPr>
                  <w:rFonts w:ascii="Cambria Math" w:hAnsi="Cambria Math"/>
                </w:rPr>
              </w:ins>
            </m:ctrlPr>
          </m:sSubPr>
          <m:e>
            <m:r>
              <w:ins w:id="1124" w:author="诗月 胡" w:date="2026-09-27T00:27:00Z" w16du:dateUtc="2026-09-26T15:27:00Z">
                <w:rPr>
                  <w:rFonts w:ascii="Cambria Math" w:hAnsi="Cambria Math"/>
                </w:rPr>
                <m:t>K</m:t>
              </w:ins>
            </m:r>
          </m:e>
          <m:sub>
            <m:r>
              <w:ins w:id="1125" w:author="诗月 胡" w:date="2026-09-27T00:27:00Z" w16du:dateUtc="2026-09-26T15:27:00Z">
                <m:rPr>
                  <m:nor/>
                </m:rPr>
                <m:t>V</m:t>
              </w:ins>
            </m:r>
          </m:sub>
        </m:sSub>
      </m:oMath>
      <w:ins w:id="1126" w:author="诗月 胡" w:date="2026-09-27T00:27:00Z" w16du:dateUtc="2026-09-26T15:27:00Z">
        <w:r>
          <w:rPr>
            <w:rFonts w:ascii="Times New Roman" w:hAnsi="Times New Roman" w:cs="Times New Roman"/>
          </w:rPr>
          <w:t xml:space="preserve"> event-driven evaluations. </w:t>
        </w:r>
      </w:ins>
      <m:oMath>
        <m:sSub>
          <m:sSubPr>
            <m:ctrlPr>
              <w:ins w:id="1127" w:author="诗月 胡" w:date="2026-09-27T00:27:00Z" w16du:dateUtc="2026-09-26T15:27:00Z">
                <w:rPr>
                  <w:rFonts w:ascii="Cambria Math" w:hAnsi="Cambria Math"/>
                </w:rPr>
              </w:ins>
            </m:ctrlPr>
          </m:sSubPr>
          <m:e>
            <m:r>
              <w:ins w:id="1128" w:author="诗月 胡" w:date="2026-09-27T00:27:00Z" w16du:dateUtc="2026-09-26T15:27:00Z">
                <w:rPr>
                  <w:rFonts w:ascii="Cambria Math" w:hAnsi="Cambria Math"/>
                </w:rPr>
                <m:t>M</m:t>
              </w:ins>
            </m:r>
          </m:e>
          <m:sub>
            <m:r>
              <w:ins w:id="1129" w:author="诗月 胡" w:date="2026-09-27T00:27:00Z" w16du:dateUtc="2026-09-26T15:27:00Z">
                <w:rPr>
                  <w:rFonts w:ascii="Cambria Math" w:hAnsi="Cambria Math"/>
                </w:rPr>
                <m:t>1</m:t>
              </w:ins>
            </m:r>
          </m:sub>
        </m:sSub>
      </m:oMath>
      <w:ins w:id="1130" w:author="诗月 胡" w:date="2026-09-27T00:27:00Z" w16du:dateUtc="2026-09-26T15:27:00Z">
        <w:r>
          <w:rPr>
            <w:rFonts w:ascii="Times New Roman" w:hAnsi="Times New Roman" w:cs="Times New Roman"/>
          </w:rPr>
          <w:t xml:space="preserve">, </w:t>
        </w:r>
      </w:ins>
      <m:oMath>
        <m:sSub>
          <m:sSubPr>
            <m:ctrlPr>
              <w:ins w:id="1131" w:author="诗月 胡" w:date="2026-09-27T00:27:00Z" w16du:dateUtc="2026-09-26T15:27:00Z">
                <w:rPr>
                  <w:rFonts w:ascii="Cambria Math" w:hAnsi="Cambria Math"/>
                </w:rPr>
              </w:ins>
            </m:ctrlPr>
          </m:sSubPr>
          <m:e>
            <m:r>
              <w:ins w:id="1132" w:author="诗月 胡" w:date="2026-09-27T00:27:00Z" w16du:dateUtc="2026-09-26T15:27:00Z">
                <w:rPr>
                  <w:rFonts w:ascii="Cambria Math" w:hAnsi="Cambria Math"/>
                </w:rPr>
                <m:t>M</m:t>
              </w:ins>
            </m:r>
          </m:e>
          <m:sub>
            <m:r>
              <w:ins w:id="1133" w:author="诗月 胡" w:date="2026-09-27T00:27:00Z" w16du:dateUtc="2026-09-26T15:27:00Z">
                <w:rPr>
                  <w:rFonts w:ascii="Cambria Math" w:hAnsi="Cambria Math"/>
                </w:rPr>
                <m:t>2</m:t>
              </w:ins>
            </m:r>
          </m:sub>
        </m:sSub>
      </m:oMath>
      <w:ins w:id="1134" w:author="诗月 胡" w:date="2026-09-27T00:27:00Z" w16du:dateUtc="2026-09-26T15:27:00Z">
        <w:r>
          <w:rPr>
            <w:rFonts w:ascii="Times New Roman" w:hAnsi="Times New Roman" w:cs="Times New Roman"/>
          </w:rPr>
          <w:t xml:space="preserve">, and </w:t>
        </w:r>
      </w:ins>
      <m:oMath>
        <m:sSubSup>
          <m:sSubSupPr>
            <m:ctrlPr>
              <w:ins w:id="1135" w:author="诗月 胡" w:date="2026-09-27T00:27:00Z" w16du:dateUtc="2026-09-26T15:27:00Z">
                <w:rPr>
                  <w:rFonts w:ascii="Cambria Math" w:hAnsi="Cambria Math"/>
                </w:rPr>
              </w:ins>
            </m:ctrlPr>
          </m:sSubSupPr>
          <m:e>
            <m:r>
              <w:ins w:id="1136" w:author="诗月 胡" w:date="2026-09-27T00:27:00Z" w16du:dateUtc="2026-09-26T15:27:00Z">
                <w:rPr>
                  <w:rFonts w:ascii="Cambria Math" w:hAnsi="Cambria Math"/>
                </w:rPr>
                <m:t>M</m:t>
              </w:ins>
            </m:r>
          </m:e>
          <m:sub>
            <m:r>
              <w:ins w:id="1137" w:author="诗月 胡" w:date="2026-09-27T00:27:00Z" w16du:dateUtc="2026-09-26T15:27:00Z">
                <w:rPr>
                  <w:rFonts w:ascii="Cambria Math" w:hAnsi="Cambria Math"/>
                </w:rPr>
                <m:t>2</m:t>
              </w:ins>
            </m:r>
          </m:sub>
          <m:sup>
            <m:r>
              <w:ins w:id="1138" w:author="诗月 胡" w:date="2026-09-27T00:27:00Z" w16du:dateUtc="2026-09-26T15:27:00Z">
                <m:rPr>
                  <m:sty m:val="p"/>
                </m:rPr>
                <w:rPr>
                  <w:rFonts w:ascii="Cambria Math" w:hAnsi="Cambria Math"/>
                </w:rPr>
                <m:t>DES</m:t>
              </w:ins>
            </m:r>
          </m:sup>
        </m:sSubSup>
      </m:oMath>
      <w:ins w:id="1139" w:author="诗月 胡" w:date="2026-09-27T00:27:00Z" w16du:dateUtc="2026-09-26T15:27:00Z">
        <w:r>
          <w:rPr>
            <w:rFonts w:ascii="Times New Roman" w:hAnsi="Times New Roman" w:cs="Times New Roman"/>
          </w:rPr>
          <w:t xml:space="preserve"> are thus rungs of a fidelity ladder: the closed-form score filters candidates quickly, and </w:t>
        </w:r>
      </w:ins>
      <m:oMath>
        <m:sSubSup>
          <m:sSubSupPr>
            <m:ctrlPr>
              <w:ins w:id="1140" w:author="诗月 胡" w:date="2026-09-27T00:27:00Z" w16du:dateUtc="2026-09-26T15:27:00Z">
                <w:rPr>
                  <w:rFonts w:ascii="Cambria Math" w:hAnsi="Cambria Math"/>
                </w:rPr>
              </w:ins>
            </m:ctrlPr>
          </m:sSubSupPr>
          <m:e>
            <m:r>
              <w:ins w:id="1141" w:author="诗月 胡" w:date="2026-09-27T00:27:00Z" w16du:dateUtc="2026-09-26T15:27:00Z">
                <w:rPr>
                  <w:rFonts w:ascii="Cambria Math" w:hAnsi="Cambria Math"/>
                </w:rPr>
                <m:t>M</m:t>
              </w:ins>
            </m:r>
          </m:e>
          <m:sub>
            <m:r>
              <w:ins w:id="1142" w:author="诗月 胡" w:date="2026-09-27T00:27:00Z" w16du:dateUtc="2026-09-26T15:27:00Z">
                <w:rPr>
                  <w:rFonts w:ascii="Cambria Math" w:hAnsi="Cambria Math"/>
                </w:rPr>
                <m:t>2</m:t>
              </w:ins>
            </m:r>
          </m:sub>
          <m:sup>
            <m:r>
              <w:ins w:id="1143" w:author="诗月 胡" w:date="2026-09-27T00:27:00Z" w16du:dateUtc="2026-09-26T15:27:00Z">
                <m:rPr>
                  <m:sty m:val="p"/>
                </m:rPr>
                <w:rPr>
                  <w:rFonts w:ascii="Cambria Math" w:hAnsi="Cambria Math"/>
                </w:rPr>
                <m:t>DES</m:t>
              </w:ins>
            </m:r>
          </m:sup>
        </m:sSubSup>
      </m:oMath>
      <w:ins w:id="1144" w:author="诗月 胡" w:date="2026-09-27T00:27:00Z" w16du:dateUtc="2026-09-26T15:27:00Z">
        <w:r>
          <w:rPr>
            <w:rFonts w:ascii="Times New Roman" w:hAnsi="Times New Roman" w:cs="Times New Roman"/>
          </w:rPr>
          <w:t xml:space="preserve"> makes the final choice. Section 4.3 gives conditions under which </w:t>
        </w:r>
      </w:ins>
      <m:oMath>
        <m:sSub>
          <m:sSubPr>
            <m:ctrlPr>
              <w:ins w:id="1145" w:author="诗月 胡" w:date="2026-09-27T00:27:00Z" w16du:dateUtc="2026-09-26T15:27:00Z">
                <w:rPr>
                  <w:rFonts w:ascii="Cambria Math" w:hAnsi="Cambria Math"/>
                </w:rPr>
              </w:ins>
            </m:ctrlPr>
          </m:sSubPr>
          <m:e>
            <m:r>
              <w:ins w:id="1146" w:author="诗月 胡" w:date="2026-09-27T00:27:00Z" w16du:dateUtc="2026-09-26T15:27:00Z">
                <w:rPr>
                  <w:rFonts w:ascii="Cambria Math" w:hAnsi="Cambria Math"/>
                </w:rPr>
                <m:t>M</m:t>
              </w:ins>
            </m:r>
          </m:e>
          <m:sub>
            <m:r>
              <w:ins w:id="1147" w:author="诗月 胡" w:date="2026-09-27T00:27:00Z" w16du:dateUtc="2026-09-26T15:27:00Z">
                <w:rPr>
                  <w:rFonts w:ascii="Cambria Math" w:hAnsi="Cambria Math"/>
                </w:rPr>
                <m:t>2</m:t>
              </w:ins>
            </m:r>
          </m:sub>
        </m:sSub>
      </m:oMath>
      <w:ins w:id="1148" w:author="诗月 胡" w:date="2026-09-27T00:27:00Z" w16du:dateUtc="2026-09-26T15:27:00Z">
        <w:r>
          <w:rPr>
            <w:rFonts w:ascii="Times New Roman" w:hAnsi="Times New Roman" w:cs="Times New Roman"/>
          </w:rPr>
          <w:t xml:space="preserve"> is the larger, and hence conservative, closed-form score, and Section 5 measures how often it is. The regret </w:t>
        </w:r>
      </w:ins>
      <m:oMath>
        <m:r>
          <w:ins w:id="1149" w:author="诗月 胡" w:date="2026-09-27T00:27:00Z" w16du:dateUtc="2026-09-26T15:27:00Z">
            <m:rPr>
              <m:sty m:val="p"/>
            </m:rPr>
            <w:rPr>
              <w:rFonts w:ascii="Cambria Math" w:hAnsi="Cambria Math"/>
            </w:rPr>
            <m:t>Reg</m:t>
          </w:ins>
        </m:r>
        <m:r>
          <w:ins w:id="1150" w:author="诗月 胡" w:date="2026-09-27T00:27:00Z" w16du:dateUtc="2026-09-26T15:27:00Z">
            <w:rPr>
              <w:rFonts w:ascii="Cambria Math" w:hAnsi="Cambria Math"/>
            </w:rPr>
            <m:t>(</m:t>
          </w:ins>
        </m:r>
        <m:sSub>
          <m:sSubPr>
            <m:ctrlPr>
              <w:ins w:id="1151" w:author="诗月 胡" w:date="2026-09-27T00:27:00Z" w16du:dateUtc="2026-09-26T15:27:00Z">
                <w:rPr>
                  <w:rFonts w:ascii="Cambria Math" w:hAnsi="Cambria Math"/>
                </w:rPr>
              </w:ins>
            </m:ctrlPr>
          </m:sSubPr>
          <m:e>
            <m:r>
              <w:ins w:id="1152" w:author="诗月 胡" w:date="2026-09-27T00:27:00Z" w16du:dateUtc="2026-09-26T15:27:00Z">
                <w:rPr>
                  <w:rFonts w:ascii="Cambria Math" w:hAnsi="Cambria Math"/>
                </w:rPr>
                <m:t>K</m:t>
              </w:ins>
            </m:r>
          </m:e>
          <m:sub>
            <m:r>
              <w:ins w:id="1153" w:author="诗月 胡" w:date="2026-09-27T00:27:00Z" w16du:dateUtc="2026-09-26T15:27:00Z">
                <m:rPr>
                  <m:nor/>
                </m:rPr>
                <m:t>V</m:t>
              </w:ins>
            </m:r>
          </m:sub>
        </m:sSub>
        <m:r>
          <w:ins w:id="1154" w:author="诗月 胡" w:date="2026-09-27T00:27:00Z" w16du:dateUtc="2026-09-26T15:27:00Z">
            <w:rPr>
              <w:rFonts w:ascii="Cambria Math" w:hAnsi="Cambria Math"/>
            </w:rPr>
            <m:t>)</m:t>
          </w:ins>
        </m:r>
      </m:oMath>
      <w:ins w:id="1155" w:author="诗月 胡" w:date="2026-09-27T00:27:00Z" w16du:dateUtc="2026-09-26T15:27:00Z">
        <w:r>
          <w:rPr>
            <w:rFonts w:ascii="Times New Roman" w:hAnsi="Times New Roman" w:cs="Times New Roman"/>
          </w:rPr>
          <w:t xml:space="preserve"> measures how well the filter ranks candidates for the verification evaluator.</w:t>
        </w:r>
      </w:ins>
    </w:p>
    <w:p w14:paraId="740E3F56" w14:textId="77777777" w:rsidR="00766443" w:rsidRDefault="00766443">
      <w:pPr>
        <w:rPr>
          <w:ins w:id="1156" w:author="诗月 胡" w:date="2026-09-27T00:27:00Z" w16du:dateUtc="2026-09-26T15:27:00Z"/>
        </w:rPr>
      </w:pPr>
      <w:commentRangeStart w:id="1157"/>
      <w:ins w:id="1158" w:author="诗月 胡" w:date="2026-09-27T00:27:00Z" w16du:dateUtc="2026-09-26T15:27:00Z">
        <w:r>
          <w:rPr>
            <w:rFonts w:ascii="Times New Roman" w:hAnsi="Times New Roman" w:cs="Times New Roman"/>
            <w:b/>
          </w:rPr>
          <w:t>Algorithm 1.</w:t>
        </w:r>
        <w:r>
          <w:rPr>
            <w:rFonts w:ascii="Times New Roman" w:hAnsi="Times New Roman" w:cs="Times New Roman"/>
          </w:rPr>
          <w:t xml:space="preserve"> Generate, screen, and verify (GSV) release of one wave</w:t>
        </w:r>
      </w:ins>
      <w:commentRangeEnd w:id="1157"/>
      <w:r>
        <w:rPr>
          <w:rStyle w:val="af6"/>
          <w:szCs w:val="22"/>
        </w:rPr>
        <w:commentReference w:id="1157"/>
      </w:r>
    </w:p>
    <w:tbl>
      <w:tblPr>
        <w:tblStyle w:val="aff8"/>
        <w:tblW w:w="0" w:type="auto"/>
        <w:tblLook w:val="04A0" w:firstRow="1" w:lastRow="0" w:firstColumn="1" w:lastColumn="0" w:noHBand="0" w:noVBand="1"/>
      </w:tblPr>
      <w:tblGrid>
        <w:gridCol w:w="8494"/>
      </w:tblGrid>
      <w:tr w:rsidR="00766443" w14:paraId="0C48C1E8" w14:textId="77777777">
        <w:trPr>
          <w:ins w:id="1159" w:author="诗月 胡" w:date="2026-09-27T00:27:00Z" w16du:dateUtc="2026-09-26T15:27:00Z"/>
        </w:trPr>
        <w:tc>
          <w:tcPr>
            <w:tcW w:w="8504" w:type="dxa"/>
          </w:tcPr>
          <w:p w14:paraId="61A0BB94" w14:textId="77777777" w:rsidR="00766443" w:rsidRDefault="00766443">
            <w:pPr>
              <w:rPr>
                <w:ins w:id="1160" w:author="诗月 胡" w:date="2026-09-27T00:27:00Z" w16du:dateUtc="2026-09-26T15:27:00Z"/>
              </w:rPr>
            </w:pPr>
            <w:ins w:id="1161" w:author="诗月 胡" w:date="2026-09-27T00:27:00Z" w16du:dateUtc="2026-09-26T15:27:00Z">
              <w:r>
                <w:rPr>
                  <w:rFonts w:ascii="Times New Roman" w:hAnsi="Times New Roman" w:cs="Times New Roman"/>
                  <w:b/>
                  <w:sz w:val="19"/>
                </w:rPr>
                <w:t>Input:</w:t>
              </w:r>
              <w:r>
                <w:rPr>
                  <w:rFonts w:ascii="Times New Roman" w:hAnsi="Times New Roman" w:cs="Times New Roman"/>
                  <w:sz w:val="19"/>
                </w:rPr>
                <w:t xml:space="preserve"> order pool </w:t>
              </w:r>
            </w:ins>
            <m:oMath>
              <m:r>
                <w:ins w:id="1162" w:author="诗月 胡" w:date="2026-09-27T00:27:00Z" w16du:dateUtc="2026-09-26T15:27:00Z">
                  <m:rPr>
                    <m:scr m:val="script"/>
                  </m:rPr>
                  <w:rPr>
                    <w:rFonts w:ascii="Cambria Math" w:hAnsi="Cambria Math"/>
                  </w:rPr>
                  <m:t>O</m:t>
                </w:ins>
              </m:r>
            </m:oMath>
            <w:ins w:id="1163" w:author="诗月 胡" w:date="2026-09-27T00:27:00Z" w16du:dateUtc="2026-09-26T15:27:00Z">
              <w:r>
                <w:rPr>
                  <w:rFonts w:ascii="Times New Roman" w:hAnsi="Times New Roman" w:cs="Times New Roman"/>
                  <w:sz w:val="19"/>
                </w:rPr>
                <w:t xml:space="preserve">; wave size </w:t>
              </w:r>
            </w:ins>
            <m:oMath>
              <m:r>
                <w:ins w:id="1164" w:author="诗月 胡" w:date="2026-09-27T00:27:00Z" w16du:dateUtc="2026-09-26T15:27:00Z">
                  <w:rPr>
                    <w:rFonts w:ascii="Cambria Math" w:hAnsi="Cambria Math"/>
                  </w:rPr>
                  <m:t>n</m:t>
                </w:ins>
              </m:r>
            </m:oMath>
            <w:ins w:id="1165" w:author="诗月 胡" w:date="2026-09-27T00:27:00Z" w16du:dateUtc="2026-09-26T15:27:00Z">
              <w:r>
                <w:rPr>
                  <w:rFonts w:ascii="Times New Roman" w:hAnsi="Times New Roman" w:cs="Times New Roman"/>
                  <w:sz w:val="19"/>
                </w:rPr>
                <w:t xml:space="preserve">; system parameters of Section 3.2 (including car capacity </w:t>
              </w:r>
            </w:ins>
            <m:oMath>
              <m:r>
                <w:ins w:id="1166" w:author="诗月 胡" w:date="2026-09-27T00:27:00Z" w16du:dateUtc="2026-09-26T15:27:00Z">
                  <w:rPr>
                    <w:rFonts w:ascii="Cambria Math" w:hAnsi="Cambria Math"/>
                  </w:rPr>
                  <m:t>c</m:t>
                </w:ins>
              </m:r>
            </m:oMath>
            <w:ins w:id="1167" w:author="诗月 胡" w:date="2026-09-27T00:27:00Z" w16du:dateUtc="2026-09-26T15:27:00Z">
              <w:r>
                <w:rPr>
                  <w:rFonts w:ascii="Times New Roman" w:hAnsi="Times New Roman" w:cs="Times New Roman"/>
                  <w:sz w:val="19"/>
                </w:rPr>
                <w:t xml:space="preserve">); numbers of random and constructed candidates </w:t>
              </w:r>
            </w:ins>
            <m:oMath>
              <m:r>
                <w:ins w:id="1168" w:author="诗月 胡" w:date="2026-09-27T00:27:00Z" w16du:dateUtc="2026-09-26T15:27:00Z">
                  <w:rPr>
                    <w:rFonts w:ascii="Cambria Math" w:hAnsi="Cambria Math"/>
                  </w:rPr>
                  <m:t>K</m:t>
                </w:ins>
              </m:r>
            </m:oMath>
            <w:ins w:id="1169" w:author="诗月 胡" w:date="2026-09-27T00:27:00Z" w16du:dateUtc="2026-09-26T15:27:00Z">
              <w:r>
                <w:rPr>
                  <w:rFonts w:ascii="Times New Roman" w:hAnsi="Times New Roman" w:cs="Times New Roman"/>
                  <w:sz w:val="19"/>
                </w:rPr>
                <w:t xml:space="preserve"> and </w:t>
              </w:r>
            </w:ins>
            <m:oMath>
              <m:sSup>
                <m:sSupPr>
                  <m:ctrlPr>
                    <w:ins w:id="1170" w:author="诗月 胡" w:date="2026-09-27T00:27:00Z" w16du:dateUtc="2026-09-26T15:27:00Z">
                      <w:rPr>
                        <w:rFonts w:ascii="Cambria Math" w:hAnsi="Cambria Math"/>
                      </w:rPr>
                    </w:ins>
                  </m:ctrlPr>
                </m:sSupPr>
                <m:e>
                  <m:r>
                    <w:ins w:id="1171" w:author="诗月 胡" w:date="2026-09-27T00:27:00Z" w16du:dateUtc="2026-09-26T15:27:00Z">
                      <w:rPr>
                        <w:rFonts w:ascii="Cambria Math" w:hAnsi="Cambria Math"/>
                      </w:rPr>
                      <m:t>K</m:t>
                    </w:ins>
                  </m:r>
                </m:e>
                <m:sup>
                  <m:r>
                    <w:ins w:id="1172" w:author="诗月 胡" w:date="2026-09-27T00:27:00Z" w16du:dateUtc="2026-09-26T15:27:00Z">
                      <w:rPr>
                        <w:rFonts w:ascii="Cambria Math" w:hAnsi="Cambria Math"/>
                      </w:rPr>
                      <m:t>'</m:t>
                    </w:ins>
                  </m:r>
                </m:sup>
              </m:sSup>
            </m:oMath>
            <w:ins w:id="1173" w:author="诗月 胡" w:date="2026-09-27T00:27:00Z" w16du:dateUtc="2026-09-26T15:27:00Z">
              <w:r>
                <w:rPr>
                  <w:rFonts w:ascii="Times New Roman" w:hAnsi="Times New Roman" w:cs="Times New Roman"/>
                  <w:sz w:val="19"/>
                </w:rPr>
                <w:t xml:space="preserve">; shortlist size </w:t>
              </w:r>
            </w:ins>
            <m:oMath>
              <m:sSub>
                <m:sSubPr>
                  <m:ctrlPr>
                    <w:ins w:id="1174" w:author="诗月 胡" w:date="2026-09-27T00:27:00Z" w16du:dateUtc="2026-09-26T15:27:00Z">
                      <w:rPr>
                        <w:rFonts w:ascii="Cambria Math" w:hAnsi="Cambria Math"/>
                      </w:rPr>
                    </w:ins>
                  </m:ctrlPr>
                </m:sSubPr>
                <m:e>
                  <m:r>
                    <w:ins w:id="1175" w:author="诗月 胡" w:date="2026-09-27T00:27:00Z" w16du:dateUtc="2026-09-26T15:27:00Z">
                      <w:rPr>
                        <w:rFonts w:ascii="Cambria Math" w:hAnsi="Cambria Math"/>
                      </w:rPr>
                      <m:t>K</m:t>
                    </w:ins>
                  </m:r>
                </m:e>
                <m:sub>
                  <m:r>
                    <w:ins w:id="1176" w:author="诗月 胡" w:date="2026-09-27T00:27:00Z" w16du:dateUtc="2026-09-26T15:27:00Z">
                      <m:rPr>
                        <m:nor/>
                      </m:rPr>
                      <m:t>V</m:t>
                    </w:ins>
                  </m:r>
                </m:sub>
              </m:sSub>
            </m:oMath>
            <w:ins w:id="1177" w:author="诗月 胡" w:date="2026-09-27T00:27:00Z" w16du:dateUtc="2026-09-26T15:27:00Z">
              <w:r>
                <w:rPr>
                  <w:rFonts w:ascii="Times New Roman" w:hAnsi="Times New Roman" w:cs="Times New Roman"/>
                  <w:sz w:val="19"/>
                </w:rPr>
                <w:t>; fixed tie order</w:t>
              </w:r>
            </w:ins>
          </w:p>
          <w:p w14:paraId="6E4907FC" w14:textId="77777777" w:rsidR="00766443" w:rsidRDefault="00766443">
            <w:pPr>
              <w:rPr>
                <w:ins w:id="1178" w:author="诗月 胡" w:date="2026-09-27T00:27:00Z" w16du:dateUtc="2026-09-26T15:27:00Z"/>
              </w:rPr>
            </w:pPr>
            <w:ins w:id="1179" w:author="诗月 胡" w:date="2026-09-27T00:27:00Z" w16du:dateUtc="2026-09-26T15:27:00Z">
              <w:r>
                <w:rPr>
                  <w:rFonts w:ascii="Times New Roman" w:hAnsi="Times New Roman" w:cs="Times New Roman"/>
                  <w:b/>
                  <w:sz w:val="19"/>
                </w:rPr>
                <w:t>Output:</w:t>
              </w:r>
              <w:r>
                <w:rPr>
                  <w:rFonts w:ascii="Times New Roman" w:hAnsi="Times New Roman" w:cs="Times New Roman"/>
                  <w:sz w:val="19"/>
                </w:rPr>
                <w:t xml:space="preserve"> released wave </w:t>
              </w:r>
            </w:ins>
            <m:oMath>
              <m:d>
                <m:dPr>
                  <m:sepChr m:val=","/>
                  <m:ctrlPr>
                    <w:ins w:id="1180" w:author="诗月 胡" w:date="2026-09-27T00:27:00Z" w16du:dateUtc="2026-09-26T15:27:00Z">
                      <w:rPr>
                        <w:rFonts w:ascii="Cambria Math" w:hAnsi="Cambria Math"/>
                      </w:rPr>
                    </w:ins>
                  </m:ctrlPr>
                </m:dPr>
                <m:e>
                  <m:r>
                    <w:ins w:id="1181" w:author="诗月 胡" w:date="2026-09-27T00:27:00Z" w16du:dateUtc="2026-09-26T15:27:00Z">
                      <w:rPr>
                        <w:rFonts w:ascii="Cambria Math" w:hAnsi="Cambria Math"/>
                      </w:rPr>
                      <m:t>W</m:t>
                    </w:ins>
                  </m:r>
                </m:e>
                <m:e>
                  <m:r>
                    <w:ins w:id="1182" w:author="诗月 胡" w:date="2026-09-27T00:27:00Z" w16du:dateUtc="2026-09-26T15:27:00Z">
                      <w:rPr>
                        <w:rFonts w:ascii="Cambria Math" w:hAnsi="Cambria Math"/>
                      </w:rPr>
                      <m:t>π</m:t>
                    </w:ins>
                  </m:r>
                </m:e>
              </m:d>
            </m:oMath>
          </w:p>
          <w:p w14:paraId="02C44BFB" w14:textId="77777777" w:rsidR="00766443" w:rsidRDefault="00766443">
            <w:pPr>
              <w:rPr>
                <w:ins w:id="1183" w:author="诗月 胡" w:date="2026-09-27T00:27:00Z" w16du:dateUtc="2026-09-26T15:27:00Z"/>
              </w:rPr>
            </w:pPr>
            <w:ins w:id="1184" w:author="诗月 胡" w:date="2026-09-27T00:27:00Z" w16du:dateUtc="2026-09-26T15:27:00Z">
              <w:r>
                <w:rPr>
                  <w:rFonts w:ascii="Times New Roman" w:hAnsi="Times New Roman" w:cs="Times New Roman"/>
                  <w:sz w:val="19"/>
                </w:rPr>
                <w:t xml:space="preserve">1: Draw </w:t>
              </w:r>
            </w:ins>
            <m:oMath>
              <m:r>
                <w:ins w:id="1185" w:author="诗月 胡" w:date="2026-09-27T00:27:00Z" w16du:dateUtc="2026-09-26T15:27:00Z">
                  <w:rPr>
                    <w:rFonts w:ascii="Cambria Math" w:hAnsi="Cambria Math"/>
                  </w:rPr>
                  <m:t>K</m:t>
                </w:ins>
              </m:r>
            </m:oMath>
            <w:ins w:id="1186" w:author="诗月 胡" w:date="2026-09-27T00:27:00Z" w16du:dateUtc="2026-09-26T15:27:00Z">
              <w:r>
                <w:rPr>
                  <w:rFonts w:ascii="Times New Roman" w:hAnsi="Times New Roman" w:cs="Times New Roman"/>
                  <w:sz w:val="19"/>
                </w:rPr>
                <w:t xml:space="preserve"> random candidates </w:t>
              </w:r>
            </w:ins>
            <m:oMath>
              <m:d>
                <m:dPr>
                  <m:sepChr m:val=","/>
                  <m:ctrlPr>
                    <w:ins w:id="1187" w:author="诗月 胡" w:date="2026-09-27T00:27:00Z" w16du:dateUtc="2026-09-26T15:27:00Z">
                      <w:rPr>
                        <w:rFonts w:ascii="Cambria Math" w:hAnsi="Cambria Math"/>
                      </w:rPr>
                    </w:ins>
                  </m:ctrlPr>
                </m:dPr>
                <m:e>
                  <m:sSup>
                    <m:sSupPr>
                      <m:ctrlPr>
                        <w:ins w:id="1188" w:author="诗月 胡" w:date="2026-09-27T00:27:00Z" w16du:dateUtc="2026-09-26T15:27:00Z">
                          <w:rPr>
                            <w:rFonts w:ascii="Cambria Math" w:hAnsi="Cambria Math"/>
                          </w:rPr>
                        </w:ins>
                      </m:ctrlPr>
                    </m:sSupPr>
                    <m:e>
                      <m:r>
                        <w:ins w:id="1189" w:author="诗月 胡" w:date="2026-09-27T00:27:00Z" w16du:dateUtc="2026-09-26T15:27:00Z">
                          <w:rPr>
                            <w:rFonts w:ascii="Cambria Math" w:hAnsi="Cambria Math"/>
                          </w:rPr>
                          <m:t>W</m:t>
                        </w:ins>
                      </m:r>
                    </m:e>
                    <m:sup>
                      <m:r>
                        <w:ins w:id="1190" w:author="诗月 胡" w:date="2026-09-27T00:27:00Z" w16du:dateUtc="2026-09-26T15:27:00Z">
                          <w:rPr>
                            <w:rFonts w:ascii="Cambria Math" w:hAnsi="Cambria Math"/>
                          </w:rPr>
                          <m:t>k</m:t>
                        </w:ins>
                      </m:r>
                    </m:sup>
                  </m:sSup>
                </m:e>
                <m:e>
                  <m:sSup>
                    <m:sSupPr>
                      <m:ctrlPr>
                        <w:ins w:id="1191" w:author="诗月 胡" w:date="2026-09-27T00:27:00Z" w16du:dateUtc="2026-09-26T15:27:00Z">
                          <w:rPr>
                            <w:rFonts w:ascii="Cambria Math" w:hAnsi="Cambria Math"/>
                          </w:rPr>
                        </w:ins>
                      </m:ctrlPr>
                    </m:sSupPr>
                    <m:e>
                      <m:r>
                        <w:ins w:id="1192" w:author="诗月 胡" w:date="2026-09-27T00:27:00Z" w16du:dateUtc="2026-09-26T15:27:00Z">
                          <w:rPr>
                            <w:rFonts w:ascii="Cambria Math" w:hAnsi="Cambria Math"/>
                          </w:rPr>
                          <m:t>π</m:t>
                        </w:ins>
                      </m:r>
                    </m:e>
                    <m:sup>
                      <m:r>
                        <w:ins w:id="1193" w:author="诗月 胡" w:date="2026-09-27T00:27:00Z" w16du:dateUtc="2026-09-26T15:27:00Z">
                          <w:rPr>
                            <w:rFonts w:ascii="Cambria Math" w:hAnsi="Cambria Math"/>
                          </w:rPr>
                          <m:t>k</m:t>
                        </w:ins>
                      </m:r>
                    </m:sup>
                  </m:sSup>
                </m:e>
              </m:d>
            </m:oMath>
            <w:ins w:id="1194" w:author="诗月 胡" w:date="2026-09-27T00:27:00Z" w16du:dateUtc="2026-09-26T15:27:00Z">
              <w:r>
                <w:rPr>
                  <w:rFonts w:ascii="Times New Roman" w:hAnsi="Times New Roman" w:cs="Times New Roman"/>
                  <w:sz w:val="19"/>
                </w:rPr>
                <w:t xml:space="preserve"> as in Section 3.3.1   </w:t>
              </w:r>
              <w:r>
                <w:rPr>
                  <w:rFonts w:ascii="Times New Roman" w:hAnsi="Times New Roman" w:cs="Times New Roman"/>
                  <w:i/>
                  <w:sz w:val="19"/>
                </w:rPr>
                <w:t>(generate)</w:t>
              </w:r>
            </w:ins>
          </w:p>
          <w:p w14:paraId="3FA3925B" w14:textId="77777777" w:rsidR="00766443" w:rsidRDefault="00766443">
            <w:pPr>
              <w:rPr>
                <w:ins w:id="1195" w:author="诗月 胡" w:date="2026-09-27T00:27:00Z" w16du:dateUtc="2026-09-26T15:27:00Z"/>
              </w:rPr>
            </w:pPr>
            <w:ins w:id="1196" w:author="诗月 胡" w:date="2026-09-27T00:27:00Z" w16du:dateUtc="2026-09-26T15:27:00Z">
              <w:r>
                <w:rPr>
                  <w:rFonts w:ascii="Times New Roman" w:hAnsi="Times New Roman" w:cs="Times New Roman"/>
                  <w:sz w:val="19"/>
                </w:rPr>
                <w:t>2: For each random candidate, form its sequence-aware re-ordering</w:t>
              </w:r>
            </w:ins>
          </w:p>
          <w:p w14:paraId="0132936B" w14:textId="77777777" w:rsidR="00766443" w:rsidRDefault="00766443">
            <w:pPr>
              <w:rPr>
                <w:ins w:id="1197" w:author="诗月 胡" w:date="2026-09-27T00:27:00Z" w16du:dateUtc="2026-09-26T15:27:00Z"/>
              </w:rPr>
            </w:pPr>
            <w:ins w:id="1198" w:author="诗月 胡" w:date="2026-09-27T00:27:00Z" w16du:dateUtc="2026-09-26T15:27:00Z">
              <w:r>
                <w:rPr>
                  <w:rFonts w:ascii="Times New Roman" w:hAnsi="Times New Roman" w:cs="Times New Roman"/>
                  <w:sz w:val="19"/>
                </w:rPr>
                <w:t xml:space="preserve">3: Build </w:t>
              </w:r>
            </w:ins>
            <m:oMath>
              <m:sSup>
                <m:sSupPr>
                  <m:ctrlPr>
                    <w:ins w:id="1199" w:author="诗月 胡" w:date="2026-09-27T00:27:00Z" w16du:dateUtc="2026-09-26T15:27:00Z">
                      <w:rPr>
                        <w:rFonts w:ascii="Cambria Math" w:hAnsi="Cambria Math"/>
                      </w:rPr>
                    </w:ins>
                  </m:ctrlPr>
                </m:sSupPr>
                <m:e>
                  <m:r>
                    <w:ins w:id="1200" w:author="诗月 胡" w:date="2026-09-27T00:27:00Z" w16du:dateUtc="2026-09-26T15:27:00Z">
                      <w:rPr>
                        <w:rFonts w:ascii="Cambria Math" w:hAnsi="Cambria Math"/>
                      </w:rPr>
                      <m:t>K</m:t>
                    </w:ins>
                  </m:r>
                </m:e>
                <m:sup>
                  <m:r>
                    <w:ins w:id="1201" w:author="诗月 胡" w:date="2026-09-27T00:27:00Z" w16du:dateUtc="2026-09-26T15:27:00Z">
                      <w:rPr>
                        <w:rFonts w:ascii="Cambria Math" w:hAnsi="Cambria Math"/>
                      </w:rPr>
                      <m:t>'</m:t>
                    </w:ins>
                  </m:r>
                </m:sup>
              </m:sSup>
            </m:oMath>
            <w:ins w:id="1202" w:author="诗月 胡" w:date="2026-09-27T00:27:00Z" w16du:dateUtc="2026-09-26T15:27:00Z">
              <w:r>
                <w:rPr>
                  <w:rFonts w:ascii="Times New Roman" w:hAnsi="Times New Roman" w:cs="Times New Roman"/>
                  <w:sz w:val="19"/>
                </w:rPr>
                <w:t xml:space="preserve"> candidates with the co-ride-aware constructive generator; sequence each by the same re-ordering</w:t>
              </w:r>
            </w:ins>
          </w:p>
          <w:p w14:paraId="0C4E18A3" w14:textId="77777777" w:rsidR="00766443" w:rsidRDefault="00766443">
            <w:pPr>
              <w:rPr>
                <w:ins w:id="1203" w:author="诗月 胡" w:date="2026-09-27T00:27:00Z" w16du:dateUtc="2026-09-26T15:27:00Z"/>
              </w:rPr>
            </w:pPr>
            <w:ins w:id="1204" w:author="诗月 胡" w:date="2026-09-27T00:27:00Z" w16du:dateUtc="2026-09-26T15:27:00Z">
              <w:r>
                <w:rPr>
                  <w:rFonts w:ascii="Times New Roman" w:hAnsi="Times New Roman" w:cs="Times New Roman"/>
                  <w:sz w:val="19"/>
                </w:rPr>
                <w:t xml:space="preserve">4: </w:t>
              </w:r>
            </w:ins>
            <m:oMath>
              <m:sSup>
                <m:sSupPr>
                  <m:ctrlPr>
                    <w:ins w:id="1205" w:author="诗月 胡" w:date="2026-09-27T00:27:00Z" w16du:dateUtc="2026-09-26T15:27:00Z">
                      <w:rPr>
                        <w:rFonts w:ascii="Cambria Math" w:hAnsi="Cambria Math"/>
                      </w:rPr>
                    </w:ins>
                  </m:ctrlPr>
                </m:sSupPr>
                <m:e>
                  <m:r>
                    <w:ins w:id="1206" w:author="诗月 胡" w:date="2026-09-27T00:27:00Z" w16du:dateUtc="2026-09-26T15:27:00Z">
                      <m:rPr>
                        <m:scr m:val="script"/>
                      </m:rPr>
                      <w:rPr>
                        <w:rFonts w:ascii="Cambria Math" w:hAnsi="Cambria Math"/>
                      </w:rPr>
                      <m:t>K</m:t>
                    </w:ins>
                  </m:r>
                </m:e>
                <m:sup>
                  <m:r>
                    <w:ins w:id="1207" w:author="诗月 胡" w:date="2026-09-27T00:27:00Z" w16du:dateUtc="2026-09-26T15:27:00Z">
                      <w:rPr>
                        <w:rFonts w:ascii="Cambria Math" w:hAnsi="Cambria Math"/>
                      </w:rPr>
                      <m:t>+</m:t>
                    </w:ins>
                  </m:r>
                </m:sup>
              </m:sSup>
              <m:r>
                <w:ins w:id="1208" w:author="诗月 胡" w:date="2026-09-27T00:27:00Z" w16du:dateUtc="2026-09-26T15:27:00Z">
                  <w:rPr>
                    <w:rFonts w:ascii="Cambria Math" w:hAnsi="Cambria Math"/>
                  </w:rPr>
                  <m:t>←</m:t>
                </w:ins>
              </m:r>
            </m:oMath>
            <w:ins w:id="1209" w:author="诗月 胡" w:date="2026-09-27T00:27:00Z" w16du:dateUtc="2026-09-26T15:27:00Z">
              <w:r>
                <w:rPr>
                  <w:rFonts w:ascii="Times New Roman" w:hAnsi="Times New Roman" w:cs="Times New Roman"/>
                  <w:sz w:val="19"/>
                </w:rPr>
                <w:t xml:space="preserve"> random, re-ordered, and constructed candidates</w:t>
              </w:r>
            </w:ins>
          </w:p>
          <w:p w14:paraId="2B13D180" w14:textId="77777777" w:rsidR="00766443" w:rsidRDefault="00766443">
            <w:pPr>
              <w:rPr>
                <w:ins w:id="1210" w:author="诗月 胡" w:date="2026-09-27T00:27:00Z" w16du:dateUtc="2026-09-26T15:27:00Z"/>
              </w:rPr>
            </w:pPr>
            <w:ins w:id="1211" w:author="诗月 胡" w:date="2026-09-27T00:27:00Z" w16du:dateUtc="2026-09-26T15:27:00Z">
              <w:r>
                <w:rPr>
                  <w:rFonts w:ascii="Times New Roman" w:hAnsi="Times New Roman" w:cs="Times New Roman"/>
                  <w:sz w:val="19"/>
                </w:rPr>
                <w:t xml:space="preserve">5: For every </w:t>
              </w:r>
            </w:ins>
            <m:oMath>
              <m:r>
                <w:ins w:id="1212" w:author="诗月 胡" w:date="2026-09-27T00:27:00Z" w16du:dateUtc="2026-09-26T15:27:00Z">
                  <w:rPr>
                    <w:rFonts w:ascii="Cambria Math" w:hAnsi="Cambria Math"/>
                  </w:rPr>
                  <m:t>k∈</m:t>
                </w:ins>
              </m:r>
              <m:sSup>
                <m:sSupPr>
                  <m:ctrlPr>
                    <w:ins w:id="1213" w:author="诗月 胡" w:date="2026-09-27T00:27:00Z" w16du:dateUtc="2026-09-26T15:27:00Z">
                      <w:rPr>
                        <w:rFonts w:ascii="Cambria Math" w:hAnsi="Cambria Math"/>
                      </w:rPr>
                    </w:ins>
                  </m:ctrlPr>
                </m:sSupPr>
                <m:e>
                  <m:r>
                    <w:ins w:id="1214" w:author="诗月 胡" w:date="2026-09-27T00:27:00Z" w16du:dateUtc="2026-09-26T15:27:00Z">
                      <m:rPr>
                        <m:scr m:val="script"/>
                      </m:rPr>
                      <w:rPr>
                        <w:rFonts w:ascii="Cambria Math" w:hAnsi="Cambria Math"/>
                      </w:rPr>
                      <m:t>K</m:t>
                    </w:ins>
                  </m:r>
                </m:e>
                <m:sup>
                  <m:r>
                    <w:ins w:id="1215" w:author="诗月 胡" w:date="2026-09-27T00:27:00Z" w16du:dateUtc="2026-09-26T15:27:00Z">
                      <w:rPr>
                        <w:rFonts w:ascii="Cambria Math" w:hAnsi="Cambria Math"/>
                      </w:rPr>
                      <m:t>+</m:t>
                    </w:ins>
                  </m:r>
                </m:sup>
              </m:sSup>
            </m:oMath>
            <w:ins w:id="1216" w:author="诗月 胡" w:date="2026-09-27T00:27:00Z" w16du:dateUtc="2026-09-26T15:27:00Z">
              <w:r>
                <w:rPr>
                  <w:rFonts w:ascii="Times New Roman" w:hAnsi="Times New Roman" w:cs="Times New Roman"/>
                  <w:sz w:val="19"/>
                </w:rPr>
                <w:t xml:space="preserve">, compute the screening key </w:t>
              </w:r>
            </w:ins>
            <m:oMath>
              <m:sSub>
                <m:sSubPr>
                  <m:ctrlPr>
                    <w:ins w:id="1217" w:author="诗月 胡" w:date="2026-09-27T00:27:00Z" w16du:dateUtc="2026-09-26T15:27:00Z">
                      <w:rPr>
                        <w:rFonts w:ascii="Cambria Math" w:hAnsi="Cambria Math"/>
                      </w:rPr>
                    </w:ins>
                  </m:ctrlPr>
                </m:sSubPr>
                <m:e>
                  <m:r>
                    <w:ins w:id="1218" w:author="诗月 胡" w:date="2026-09-27T00:27:00Z" w16du:dateUtc="2026-09-26T15:27:00Z">
                      <w:rPr>
                        <w:rFonts w:ascii="Cambria Math" w:hAnsi="Cambria Math"/>
                      </w:rPr>
                      <m:t>ψ</m:t>
                    </w:ins>
                  </m:r>
                </m:e>
                <m:sub>
                  <m:r>
                    <w:ins w:id="1219" w:author="诗月 胡" w:date="2026-09-27T00:27:00Z" w16du:dateUtc="2026-09-26T15:27:00Z">
                      <w:rPr>
                        <w:rFonts w:ascii="Cambria Math" w:hAnsi="Cambria Math"/>
                      </w:rPr>
                      <m:t>k</m:t>
                    </w:ins>
                  </m:r>
                </m:sub>
              </m:sSub>
            </m:oMath>
            <w:ins w:id="1220" w:author="诗月 胡" w:date="2026-09-27T00:27:00Z" w16du:dateUtc="2026-09-26T15:27:00Z">
              <w:r>
                <w:rPr>
                  <w:rFonts w:ascii="Times New Roman" w:hAnsi="Times New Roman" w:cs="Times New Roman"/>
                  <w:sz w:val="19"/>
                </w:rPr>
                <w:t xml:space="preserve"> (Equation (55)), or the conservative key for re-ordered and constructed candidates   </w:t>
              </w:r>
              <w:r>
                <w:rPr>
                  <w:rFonts w:ascii="Times New Roman" w:hAnsi="Times New Roman" w:cs="Times New Roman"/>
                  <w:i/>
                  <w:sz w:val="19"/>
                </w:rPr>
                <w:t>(screen)</w:t>
              </w:r>
            </w:ins>
          </w:p>
          <w:p w14:paraId="3258E7E4" w14:textId="77777777" w:rsidR="00766443" w:rsidRDefault="00766443">
            <w:pPr>
              <w:rPr>
                <w:ins w:id="1221" w:author="诗月 胡" w:date="2026-09-27T00:27:00Z" w16du:dateUtc="2026-09-26T15:27:00Z"/>
              </w:rPr>
            </w:pPr>
            <w:ins w:id="1222" w:author="诗月 胡" w:date="2026-09-27T00:27:00Z" w16du:dateUtc="2026-09-26T15:27:00Z">
              <w:r>
                <w:rPr>
                  <w:rFonts w:ascii="Times New Roman" w:hAnsi="Times New Roman" w:cs="Times New Roman"/>
                  <w:sz w:val="19"/>
                </w:rPr>
                <w:t xml:space="preserve">6: Rank </w:t>
              </w:r>
            </w:ins>
            <m:oMath>
              <m:sSup>
                <m:sSupPr>
                  <m:ctrlPr>
                    <w:ins w:id="1223" w:author="诗月 胡" w:date="2026-09-27T00:27:00Z" w16du:dateUtc="2026-09-26T15:27:00Z">
                      <w:rPr>
                        <w:rFonts w:ascii="Cambria Math" w:hAnsi="Cambria Math"/>
                      </w:rPr>
                    </w:ins>
                  </m:ctrlPr>
                </m:sSupPr>
                <m:e>
                  <m:r>
                    <w:ins w:id="1224" w:author="诗月 胡" w:date="2026-09-27T00:27:00Z" w16du:dateUtc="2026-09-26T15:27:00Z">
                      <m:rPr>
                        <m:scr m:val="script"/>
                      </m:rPr>
                      <w:rPr>
                        <w:rFonts w:ascii="Cambria Math" w:hAnsi="Cambria Math"/>
                      </w:rPr>
                      <m:t>K</m:t>
                    </w:ins>
                  </m:r>
                </m:e>
                <m:sup>
                  <m:r>
                    <w:ins w:id="1225" w:author="诗月 胡" w:date="2026-09-27T00:27:00Z" w16du:dateUtc="2026-09-26T15:27:00Z">
                      <w:rPr>
                        <w:rFonts w:ascii="Cambria Math" w:hAnsi="Cambria Math"/>
                      </w:rPr>
                      <m:t>+</m:t>
                    </w:ins>
                  </m:r>
                </m:sup>
              </m:sSup>
            </m:oMath>
            <w:ins w:id="1226" w:author="诗月 胡" w:date="2026-09-27T00:27:00Z" w16du:dateUtc="2026-09-26T15:27:00Z">
              <w:r>
                <w:rPr>
                  <w:rFonts w:ascii="Times New Roman" w:hAnsi="Times New Roman" w:cs="Times New Roman"/>
                  <w:sz w:val="19"/>
                </w:rPr>
                <w:t xml:space="preserve"> by </w:t>
              </w:r>
            </w:ins>
            <m:oMath>
              <m:sSub>
                <m:sSubPr>
                  <m:ctrlPr>
                    <w:ins w:id="1227" w:author="诗月 胡" w:date="2026-09-27T00:27:00Z" w16du:dateUtc="2026-09-26T15:27:00Z">
                      <w:rPr>
                        <w:rFonts w:ascii="Cambria Math" w:hAnsi="Cambria Math"/>
                      </w:rPr>
                    </w:ins>
                  </m:ctrlPr>
                </m:sSubPr>
                <m:e>
                  <m:r>
                    <w:ins w:id="1228" w:author="诗月 胡" w:date="2026-09-27T00:27:00Z" w16du:dateUtc="2026-09-26T15:27:00Z">
                      <w:rPr>
                        <w:rFonts w:ascii="Cambria Math" w:hAnsi="Cambria Math"/>
                      </w:rPr>
                      <m:t>ψ</m:t>
                    </w:ins>
                  </m:r>
                </m:e>
                <m:sub>
                  <m:r>
                    <w:ins w:id="1229" w:author="诗月 胡" w:date="2026-09-27T00:27:00Z" w16du:dateUtc="2026-09-26T15:27:00Z">
                      <w:rPr>
                        <w:rFonts w:ascii="Cambria Math" w:hAnsi="Cambria Math"/>
                      </w:rPr>
                      <m:t>k</m:t>
                    </w:ins>
                  </m:r>
                </m:sub>
              </m:sSub>
            </m:oMath>
            <w:ins w:id="1230" w:author="诗月 胡" w:date="2026-09-27T00:27:00Z" w16du:dateUtc="2026-09-26T15:27:00Z">
              <w:r>
                <w:rPr>
                  <w:rFonts w:ascii="Times New Roman" w:hAnsi="Times New Roman" w:cs="Times New Roman"/>
                  <w:sz w:val="19"/>
                </w:rPr>
                <w:t xml:space="preserve">, ties by the fixed order; </w:t>
              </w:r>
            </w:ins>
            <m:oMath>
              <m:sSup>
                <m:sSupPr>
                  <m:ctrlPr>
                    <w:ins w:id="1231" w:author="诗月 胡" w:date="2026-09-27T00:27:00Z" w16du:dateUtc="2026-09-26T15:27:00Z">
                      <w:rPr>
                        <w:rFonts w:ascii="Cambria Math" w:hAnsi="Cambria Math"/>
                      </w:rPr>
                    </w:ins>
                  </m:ctrlPr>
                </m:sSupPr>
                <m:e>
                  <m:r>
                    <w:ins w:id="1232" w:author="诗月 胡" w:date="2026-09-27T00:27:00Z" w16du:dateUtc="2026-09-26T15:27:00Z">
                      <m:rPr>
                        <m:scr m:val="script"/>
                      </m:rPr>
                      <w:rPr>
                        <w:rFonts w:ascii="Cambria Math" w:hAnsi="Cambria Math"/>
                      </w:rPr>
                      <m:t>K</m:t>
                    </w:ins>
                  </m:r>
                </m:e>
                <m:sup>
                  <m:r>
                    <w:ins w:id="1233" w:author="诗月 胡" w:date="2026-09-27T00:27:00Z" w16du:dateUtc="2026-09-26T15:27:00Z">
                      <m:rPr>
                        <m:nor/>
                      </m:rPr>
                      <m:t>V</m:t>
                    </w:ins>
                  </m:r>
                </m:sup>
              </m:sSup>
              <m:r>
                <w:ins w:id="1234" w:author="诗月 胡" w:date="2026-09-27T00:27:00Z" w16du:dateUtc="2026-09-26T15:27:00Z">
                  <w:rPr>
                    <w:rFonts w:ascii="Cambria Math" w:hAnsi="Cambria Math"/>
                  </w:rPr>
                  <m:t>←</m:t>
                </w:ins>
              </m:r>
            </m:oMath>
            <w:ins w:id="1235" w:author="诗月 胡" w:date="2026-09-27T00:27:00Z" w16du:dateUtc="2026-09-26T15:27:00Z">
              <w:r>
                <w:rPr>
                  <w:rFonts w:ascii="Times New Roman" w:hAnsi="Times New Roman" w:cs="Times New Roman"/>
                  <w:sz w:val="19"/>
                </w:rPr>
                <w:t xml:space="preserve"> the first </w:t>
              </w:r>
            </w:ins>
            <m:oMath>
              <m:sSub>
                <m:sSubPr>
                  <m:ctrlPr>
                    <w:ins w:id="1236" w:author="诗月 胡" w:date="2026-09-27T00:27:00Z" w16du:dateUtc="2026-09-26T15:27:00Z">
                      <w:rPr>
                        <w:rFonts w:ascii="Cambria Math" w:hAnsi="Cambria Math"/>
                      </w:rPr>
                    </w:ins>
                  </m:ctrlPr>
                </m:sSubPr>
                <m:e>
                  <m:r>
                    <w:ins w:id="1237" w:author="诗月 胡" w:date="2026-09-27T00:27:00Z" w16du:dateUtc="2026-09-26T15:27:00Z">
                      <w:rPr>
                        <w:rFonts w:ascii="Cambria Math" w:hAnsi="Cambria Math"/>
                      </w:rPr>
                      <m:t>K</m:t>
                    </w:ins>
                  </m:r>
                </m:e>
                <m:sub>
                  <m:r>
                    <w:ins w:id="1238" w:author="诗月 胡" w:date="2026-09-27T00:27:00Z" w16du:dateUtc="2026-09-26T15:27:00Z">
                      <m:rPr>
                        <m:nor/>
                      </m:rPr>
                      <m:t>V</m:t>
                    </w:ins>
                  </m:r>
                </m:sub>
              </m:sSub>
            </m:oMath>
            <w:ins w:id="1239" w:author="诗月 胡" w:date="2026-09-27T00:27:00Z" w16du:dateUtc="2026-09-26T15:27:00Z">
              <w:r>
                <w:rPr>
                  <w:rFonts w:ascii="Times New Roman" w:hAnsi="Times New Roman" w:cs="Times New Roman"/>
                  <w:sz w:val="19"/>
                </w:rPr>
                <w:t xml:space="preserve"> distinct sequences</w:t>
              </w:r>
            </w:ins>
          </w:p>
          <w:p w14:paraId="17C4E37E" w14:textId="77777777" w:rsidR="00766443" w:rsidRDefault="00766443">
            <w:pPr>
              <w:rPr>
                <w:ins w:id="1240" w:author="诗月 胡" w:date="2026-09-27T00:27:00Z" w16du:dateUtc="2026-09-26T15:27:00Z"/>
              </w:rPr>
            </w:pPr>
            <w:ins w:id="1241" w:author="诗月 胡" w:date="2026-09-27T00:27:00Z" w16du:dateUtc="2026-09-26T15:27:00Z">
              <w:r>
                <w:rPr>
                  <w:rFonts w:ascii="Times New Roman" w:hAnsi="Times New Roman" w:cs="Times New Roman"/>
                  <w:sz w:val="19"/>
                </w:rPr>
                <w:t xml:space="preserve">7: For every </w:t>
              </w:r>
            </w:ins>
            <m:oMath>
              <m:r>
                <w:ins w:id="1242" w:author="诗月 胡" w:date="2026-09-27T00:27:00Z" w16du:dateUtc="2026-09-26T15:27:00Z">
                  <w:rPr>
                    <w:rFonts w:ascii="Cambria Math" w:hAnsi="Cambria Math"/>
                  </w:rPr>
                  <m:t>k∈</m:t>
                </w:ins>
              </m:r>
              <m:sSup>
                <m:sSupPr>
                  <m:ctrlPr>
                    <w:ins w:id="1243" w:author="诗月 胡" w:date="2026-09-27T00:27:00Z" w16du:dateUtc="2026-09-26T15:27:00Z">
                      <w:rPr>
                        <w:rFonts w:ascii="Cambria Math" w:hAnsi="Cambria Math"/>
                      </w:rPr>
                    </w:ins>
                  </m:ctrlPr>
                </m:sSupPr>
                <m:e>
                  <m:r>
                    <w:ins w:id="1244" w:author="诗月 胡" w:date="2026-09-27T00:27:00Z" w16du:dateUtc="2026-09-26T15:27:00Z">
                      <m:rPr>
                        <m:scr m:val="script"/>
                      </m:rPr>
                      <w:rPr>
                        <w:rFonts w:ascii="Cambria Math" w:hAnsi="Cambria Math"/>
                      </w:rPr>
                      <m:t>K</m:t>
                    </w:ins>
                  </m:r>
                </m:e>
                <m:sup>
                  <m:r>
                    <w:ins w:id="1245" w:author="诗月 胡" w:date="2026-09-27T00:27:00Z" w16du:dateUtc="2026-09-26T15:27:00Z">
                      <m:rPr>
                        <m:nor/>
                      </m:rPr>
                      <m:t>V</m:t>
                    </w:ins>
                  </m:r>
                </m:sup>
              </m:sSup>
            </m:oMath>
            <w:ins w:id="1246" w:author="诗月 胡" w:date="2026-09-27T00:27:00Z" w16du:dateUtc="2026-09-26T15:27:00Z">
              <w:r>
                <w:rPr>
                  <w:rFonts w:ascii="Times New Roman" w:hAnsi="Times New Roman" w:cs="Times New Roman"/>
                  <w:sz w:val="19"/>
                </w:rPr>
                <w:t xml:space="preserve">, evaluate </w:t>
              </w:r>
            </w:ins>
            <m:oMath>
              <m:sSub>
                <m:sSubPr>
                  <m:ctrlPr>
                    <w:ins w:id="1247" w:author="诗月 胡" w:date="2026-09-27T00:27:00Z" w16du:dateUtc="2026-09-26T15:27:00Z">
                      <w:rPr>
                        <w:rFonts w:ascii="Cambria Math" w:hAnsi="Cambria Math"/>
                      </w:rPr>
                    </w:ins>
                  </m:ctrlPr>
                </m:sSubPr>
                <m:e>
                  <m:r>
                    <w:ins w:id="1248" w:author="诗月 胡" w:date="2026-09-27T00:27:00Z" w16du:dateUtc="2026-09-26T15:27:00Z">
                      <m:rPr>
                        <m:scr m:val="script"/>
                      </m:rPr>
                      <w:rPr>
                        <w:rFonts w:ascii="Cambria Math" w:hAnsi="Cambria Math"/>
                      </w:rPr>
                      <m:t>l</m:t>
                    </w:ins>
                  </m:r>
                </m:e>
                <m:sub>
                  <m:r>
                    <w:ins w:id="1249" w:author="诗月 胡" w:date="2026-09-27T00:27:00Z" w16du:dateUtc="2026-09-26T15:27:00Z">
                      <w:rPr>
                        <w:rFonts w:ascii="Cambria Math" w:hAnsi="Cambria Math"/>
                      </w:rPr>
                      <m:t>k</m:t>
                    </w:ins>
                  </m:r>
                  <m:sSubSup>
                    <m:sSubSupPr>
                      <m:ctrlPr>
                        <w:ins w:id="1250" w:author="诗月 胡" w:date="2026-09-27T00:27:00Z" w16du:dateUtc="2026-09-26T15:27:00Z">
                          <w:rPr>
                            <w:rFonts w:ascii="Cambria Math" w:hAnsi="Cambria Math"/>
                          </w:rPr>
                        </w:ins>
                      </m:ctrlPr>
                    </m:sSubSupPr>
                    <m:e>
                      <m:r>
                        <w:ins w:id="1251" w:author="诗月 胡" w:date="2026-09-27T00:27:00Z" w16du:dateUtc="2026-09-26T15:27:00Z">
                          <w:rPr>
                            <w:rFonts w:ascii="Cambria Math" w:hAnsi="Cambria Math"/>
                          </w:rPr>
                          <m:t>M</m:t>
                        </w:ins>
                      </m:r>
                    </m:e>
                    <m:sub>
                      <m:r>
                        <w:ins w:id="1252" w:author="诗月 胡" w:date="2026-09-27T00:27:00Z" w16du:dateUtc="2026-09-26T15:27:00Z">
                          <w:rPr>
                            <w:rFonts w:ascii="Cambria Math" w:hAnsi="Cambria Math"/>
                          </w:rPr>
                          <m:t>2</m:t>
                        </w:ins>
                      </m:r>
                    </m:sub>
                    <m:sup>
                      <m:r>
                        <w:ins w:id="1253" w:author="诗月 胡" w:date="2026-09-27T00:27:00Z" w16du:dateUtc="2026-09-26T15:27:00Z">
                          <m:rPr>
                            <m:sty m:val="p"/>
                          </m:rPr>
                          <w:rPr>
                            <w:rFonts w:ascii="Cambria Math" w:hAnsi="Cambria Math"/>
                          </w:rPr>
                          <m:t>DES</m:t>
                        </w:ins>
                      </m:r>
                    </m:sup>
                  </m:sSubSup>
                </m:sub>
              </m:sSub>
            </m:oMath>
            <w:ins w:id="1254" w:author="诗月 胡" w:date="2026-09-27T00:27:00Z" w16du:dateUtc="2026-09-26T15:27:00Z">
              <w:r>
                <w:rPr>
                  <w:rFonts w:ascii="Times New Roman" w:hAnsi="Times New Roman" w:cs="Times New Roman"/>
                  <w:sz w:val="19"/>
                </w:rPr>
                <w:t xml:space="preserve"> under </w:t>
              </w:r>
            </w:ins>
            <m:oMath>
              <m:sSubSup>
                <m:sSubSupPr>
                  <m:ctrlPr>
                    <w:ins w:id="1255" w:author="诗月 胡" w:date="2026-09-27T00:27:00Z" w16du:dateUtc="2026-09-26T15:27:00Z">
                      <w:rPr>
                        <w:rFonts w:ascii="Cambria Math" w:hAnsi="Cambria Math"/>
                      </w:rPr>
                    </w:ins>
                  </m:ctrlPr>
                </m:sSubSupPr>
                <m:e>
                  <m:r>
                    <w:ins w:id="1256" w:author="诗月 胡" w:date="2026-09-27T00:27:00Z" w16du:dateUtc="2026-09-26T15:27:00Z">
                      <w:rPr>
                        <w:rFonts w:ascii="Cambria Math" w:hAnsi="Cambria Math"/>
                      </w:rPr>
                      <m:t>M</m:t>
                    </w:ins>
                  </m:r>
                </m:e>
                <m:sub>
                  <m:r>
                    <w:ins w:id="1257" w:author="诗月 胡" w:date="2026-09-27T00:27:00Z" w16du:dateUtc="2026-09-26T15:27:00Z">
                      <w:rPr>
                        <w:rFonts w:ascii="Cambria Math" w:hAnsi="Cambria Math"/>
                      </w:rPr>
                      <m:t>2</m:t>
                    </w:ins>
                  </m:r>
                </m:sub>
                <m:sup>
                  <m:r>
                    <w:ins w:id="1258" w:author="诗月 胡" w:date="2026-09-27T00:27:00Z" w16du:dateUtc="2026-09-26T15:27:00Z">
                      <m:rPr>
                        <m:sty m:val="p"/>
                      </m:rPr>
                      <w:rPr>
                        <w:rFonts w:ascii="Cambria Math" w:hAnsi="Cambria Math"/>
                      </w:rPr>
                      <m:t>DES</m:t>
                    </w:ins>
                  </m:r>
                </m:sup>
              </m:sSubSup>
            </m:oMath>
            <w:ins w:id="1259" w:author="诗月 胡" w:date="2026-09-27T00:27:00Z" w16du:dateUtc="2026-09-26T15:27:00Z">
              <w:r>
                <w:rPr>
                  <w:rFonts w:ascii="Times New Roman" w:hAnsi="Times New Roman" w:cs="Times New Roman"/>
                  <w:sz w:val="19"/>
                </w:rPr>
                <w:t xml:space="preserve">   </w:t>
              </w:r>
              <w:r>
                <w:rPr>
                  <w:rFonts w:ascii="Times New Roman" w:hAnsi="Times New Roman" w:cs="Times New Roman"/>
                  <w:i/>
                  <w:sz w:val="19"/>
                </w:rPr>
                <w:t>(verify)</w:t>
              </w:r>
            </w:ins>
          </w:p>
          <w:p w14:paraId="775829CE" w14:textId="77777777" w:rsidR="00766443" w:rsidRDefault="00766443">
            <w:pPr>
              <w:rPr>
                <w:ins w:id="1260" w:author="诗月 胡" w:date="2026-09-27T00:27:00Z" w16du:dateUtc="2026-09-26T15:27:00Z"/>
              </w:rPr>
            </w:pPr>
            <w:ins w:id="1261" w:author="诗月 胡" w:date="2026-09-27T00:27:00Z" w16du:dateUtc="2026-09-26T15:27:00Z">
              <w:r>
                <w:rPr>
                  <w:rFonts w:ascii="Times New Roman" w:hAnsi="Times New Roman" w:cs="Times New Roman"/>
                  <w:sz w:val="19"/>
                </w:rPr>
                <w:t xml:space="preserve">8: Release the </w:t>
              </w:r>
            </w:ins>
            <m:oMath>
              <m:r>
                <w:ins w:id="1262" w:author="诗月 胡" w:date="2026-09-27T00:27:00Z" w16du:dateUtc="2026-09-26T15:27:00Z">
                  <w:rPr>
                    <w:rFonts w:ascii="Cambria Math" w:hAnsi="Cambria Math"/>
                  </w:rPr>
                  <m:t>k∈</m:t>
                </w:ins>
              </m:r>
              <m:sSup>
                <m:sSupPr>
                  <m:ctrlPr>
                    <w:ins w:id="1263" w:author="诗月 胡" w:date="2026-09-27T00:27:00Z" w16du:dateUtc="2026-09-26T15:27:00Z">
                      <w:rPr>
                        <w:rFonts w:ascii="Cambria Math" w:hAnsi="Cambria Math"/>
                      </w:rPr>
                    </w:ins>
                  </m:ctrlPr>
                </m:sSupPr>
                <m:e>
                  <m:r>
                    <w:ins w:id="1264" w:author="诗月 胡" w:date="2026-09-27T00:27:00Z" w16du:dateUtc="2026-09-26T15:27:00Z">
                      <m:rPr>
                        <m:scr m:val="script"/>
                      </m:rPr>
                      <w:rPr>
                        <w:rFonts w:ascii="Cambria Math" w:hAnsi="Cambria Math"/>
                      </w:rPr>
                      <m:t>K</m:t>
                    </w:ins>
                  </m:r>
                </m:e>
                <m:sup>
                  <m:r>
                    <w:ins w:id="1265" w:author="诗月 胡" w:date="2026-09-27T00:27:00Z" w16du:dateUtc="2026-09-26T15:27:00Z">
                      <m:rPr>
                        <m:nor/>
                      </m:rPr>
                      <m:t>V</m:t>
                    </w:ins>
                  </m:r>
                </m:sup>
              </m:sSup>
            </m:oMath>
            <w:ins w:id="1266" w:author="诗月 胡" w:date="2026-09-27T00:27:00Z" w16du:dateUtc="2026-09-26T15:27:00Z">
              <w:r>
                <w:rPr>
                  <w:rFonts w:ascii="Times New Roman" w:hAnsi="Times New Roman" w:cs="Times New Roman"/>
                  <w:sz w:val="19"/>
                </w:rPr>
                <w:t xml:space="preserve"> with the smallest </w:t>
              </w:r>
            </w:ins>
            <m:oMath>
              <m:sSub>
                <m:sSubPr>
                  <m:ctrlPr>
                    <w:ins w:id="1267" w:author="诗月 胡" w:date="2026-09-27T00:27:00Z" w16du:dateUtc="2026-09-26T15:27:00Z">
                      <w:rPr>
                        <w:rFonts w:ascii="Cambria Math" w:hAnsi="Cambria Math"/>
                      </w:rPr>
                    </w:ins>
                  </m:ctrlPr>
                </m:sSubPr>
                <m:e>
                  <m:r>
                    <w:ins w:id="1268" w:author="诗月 胡" w:date="2026-09-27T00:27:00Z" w16du:dateUtc="2026-09-26T15:27:00Z">
                      <m:rPr>
                        <m:scr m:val="script"/>
                      </m:rPr>
                      <w:rPr>
                        <w:rFonts w:ascii="Cambria Math" w:hAnsi="Cambria Math"/>
                      </w:rPr>
                      <m:t>l</m:t>
                    </w:ins>
                  </m:r>
                </m:e>
                <m:sub>
                  <m:r>
                    <w:ins w:id="1269" w:author="诗月 胡" w:date="2026-09-27T00:27:00Z" w16du:dateUtc="2026-09-26T15:27:00Z">
                      <w:rPr>
                        <w:rFonts w:ascii="Cambria Math" w:hAnsi="Cambria Math"/>
                      </w:rPr>
                      <m:t>k</m:t>
                    </w:ins>
                  </m:r>
                  <m:sSubSup>
                    <m:sSubSupPr>
                      <m:ctrlPr>
                        <w:ins w:id="1270" w:author="诗月 胡" w:date="2026-09-27T00:27:00Z" w16du:dateUtc="2026-09-26T15:27:00Z">
                          <w:rPr>
                            <w:rFonts w:ascii="Cambria Math" w:hAnsi="Cambria Math"/>
                          </w:rPr>
                        </w:ins>
                      </m:ctrlPr>
                    </m:sSubSupPr>
                    <m:e>
                      <m:r>
                        <w:ins w:id="1271" w:author="诗月 胡" w:date="2026-09-27T00:27:00Z" w16du:dateUtc="2026-09-26T15:27:00Z">
                          <w:rPr>
                            <w:rFonts w:ascii="Cambria Math" w:hAnsi="Cambria Math"/>
                          </w:rPr>
                          <m:t>M</m:t>
                        </w:ins>
                      </m:r>
                    </m:e>
                    <m:sub>
                      <m:r>
                        <w:ins w:id="1272" w:author="诗月 胡" w:date="2026-09-27T00:27:00Z" w16du:dateUtc="2026-09-26T15:27:00Z">
                          <w:rPr>
                            <w:rFonts w:ascii="Cambria Math" w:hAnsi="Cambria Math"/>
                          </w:rPr>
                          <m:t>2</m:t>
                        </w:ins>
                      </m:r>
                    </m:sub>
                    <m:sup>
                      <m:r>
                        <w:ins w:id="1273" w:author="诗月 胡" w:date="2026-09-27T00:27:00Z" w16du:dateUtc="2026-09-26T15:27:00Z">
                          <m:rPr>
                            <m:sty m:val="p"/>
                          </m:rPr>
                          <w:rPr>
                            <w:rFonts w:ascii="Cambria Math" w:hAnsi="Cambria Math"/>
                          </w:rPr>
                          <m:t>DES</m:t>
                        </w:ins>
                      </m:r>
                    </m:sup>
                  </m:sSubSup>
                </m:sub>
              </m:sSub>
            </m:oMath>
            <w:ins w:id="1274" w:author="诗月 胡" w:date="2026-09-27T00:27:00Z" w16du:dateUtc="2026-09-26T15:27:00Z">
              <w:r>
                <w:rPr>
                  <w:rFonts w:ascii="Times New Roman" w:hAnsi="Times New Roman" w:cs="Times New Roman"/>
                  <w:sz w:val="19"/>
                </w:rPr>
                <w:t>, ties by the fixed order (Equation (56))</w:t>
              </w:r>
            </w:ins>
          </w:p>
        </w:tc>
      </w:tr>
    </w:tbl>
    <w:p w14:paraId="5E43991A" w14:textId="77777777" w:rsidR="00766443" w:rsidRDefault="00766443">
      <w:pPr>
        <w:rPr>
          <w:ins w:id="1275" w:author="诗月 胡" w:date="2026-09-27T00:27:00Z" w16du:dateUtc="2026-09-26T15:27:00Z"/>
        </w:rPr>
      </w:pPr>
    </w:p>
    <w:p w14:paraId="625560A5" w14:textId="77777777" w:rsidR="00766443" w:rsidRDefault="00766443">
      <w:pPr>
        <w:rPr>
          <w:ins w:id="1276" w:author="诗月 胡" w:date="2026-09-27T00:27:00Z" w16du:dateUtc="2026-09-26T15:27:00Z"/>
        </w:rPr>
      </w:pPr>
      <w:ins w:id="1277" w:author="诗月 胡" w:date="2026-09-27T00:27:00Z" w16du:dateUtc="2026-09-26T15:27:00Z">
        <w:r>
          <w:rPr>
            <w:rFonts w:ascii="Times New Roman" w:hAnsi="Times New Roman" w:cs="Times New Roman"/>
          </w:rPr>
          <w:t xml:space="preserve">    Algorithm 1 lists the steps for one wave. Lines 1 to 4 build the augmented pool of Equation (54). Line 2 leaves every order set unchanged, so the re-ordered candidates isolate the effect of the processing sequence, and line 3 adds order sets chosen for co-occupancy. Line 5 is the only evaluation step that touches every candidate, which is why it uses a closed-form evaluator. Line 6 counts distinct sequences, so the verification budget is not spent on duplicates, which constructed candidates in particular can produce. Lines 7 and 8 spend the event-driven evaluations only on the shortlist. The fixed tie order in lines 6 and 8 makes the released wave reproducible and prevents any candidate source from being favored by its position. When waves are released consecutively, the evaluations in lines 5 and 7 are made on the candidate appended to the waves already released, as one concatenated sequence evaluated from the common initial state; AMR and elevator states thus carry over, and Theorem 1 applies to the concatenation. Section 5 describes this warm-start use.</w:t>
        </w:r>
      </w:ins>
    </w:p>
    <w:p w14:paraId="006990DB" w14:textId="77777777" w:rsidR="00766443" w:rsidRDefault="00766443">
      <w:pPr>
        <w:rPr>
          <w:ins w:id="1278" w:author="诗月 胡" w:date="2026-09-27T00:27:00Z" w16du:dateUtc="2026-09-26T15:27:00Z"/>
        </w:rPr>
      </w:pPr>
      <w:ins w:id="1279" w:author="诗月 胡" w:date="2026-09-27T00:27:00Z" w16du:dateUtc="2026-09-26T15:27:00Z">
        <w:r>
          <w:rPr>
            <w:rFonts w:ascii="Times New Roman" w:hAnsi="Times New Roman" w:cs="Times New Roman"/>
          </w:rPr>
          <w:t xml:space="preserve">    The procedure acts on the tactical release decision only. In the closed-form evaluators, the procedure and the clustered dispatch rule examined in Section 5.5 both act through the processing sequence; they differ in which layer sets it. The procedure sets the sequence at release, whereas clustered dispatch is an operational rule, equivalent in the evaluator to clustering the elevator’s waiting queue, that serves here as an operational reference. Section 5 reports the closed-form effect of re-ordering at release next to that of clustered dispatch, each labeled with the scale at which it was measured, without ranking the two.</w:t>
        </w:r>
      </w:ins>
    </w:p>
    <w:p w14:paraId="6CE6DF26" w14:textId="77777777" w:rsidR="00766443" w:rsidRDefault="00766443">
      <w:pPr>
        <w:rPr>
          <w:ins w:id="1280" w:author="诗月 胡" w:date="2026-09-27T00:27:00Z" w16du:dateUtc="2026-09-26T15:27:00Z"/>
        </w:rPr>
      </w:pPr>
      <w:commentRangeStart w:id="1281"/>
      <w:ins w:id="1282" w:author="诗月 胡" w:date="2026-09-27T00:27:00Z" w16du:dateUtc="2026-09-26T15:27:00Z">
        <w:r>
          <w:rPr>
            <w:rFonts w:ascii="Times New Roman" w:hAnsi="Times New Roman" w:cs="Times New Roman"/>
            <w:b/>
          </w:rPr>
          <w:t>4.6 What Section 5 tests</w:t>
        </w:r>
      </w:ins>
      <w:commentRangeEnd w:id="1281"/>
      <w:r>
        <w:rPr>
          <w:rStyle w:val="af6"/>
          <w:szCs w:val="22"/>
        </w:rPr>
        <w:commentReference w:id="1281"/>
      </w:r>
    </w:p>
    <w:p w14:paraId="700B9A7B" w14:textId="77777777" w:rsidR="00766443" w:rsidRDefault="00766443">
      <w:pPr>
        <w:rPr>
          <w:ins w:id="1283" w:author="诗月 胡" w:date="2026-09-27T00:27:00Z" w16du:dateUtc="2026-09-26T15:27:00Z"/>
        </w:rPr>
      </w:pPr>
      <w:ins w:id="1284" w:author="诗月 胡" w:date="2026-09-27T00:27:00Z" w16du:dateUtc="2026-09-26T15:27:00Z">
        <w:r>
          <w:rPr>
            <w:rFonts w:ascii="Times New Roman" w:hAnsi="Times New Roman" w:cs="Times New Roman"/>
          </w:rPr>
          <w:t xml:space="preserve">    Sections 4.1 to 4.5 contain two kinds of statements. Propositions 1 and 2, Theorem 1, Corollaries 1 and 2, and Remarks 1 and 2 hold on any candidate pool that satisfies their premises; Section 5 does not test them but measures how often their premises hold on the benchmark and what happens when they do not. The class diagnostic, the choice of evaluator, and the release procedure make empirical claims, and Section 5 examines each against registered criteria.</w:t>
        </w:r>
      </w:ins>
    </w:p>
    <w:p w14:paraId="08325BA5" w14:textId="77777777" w:rsidR="00766443" w:rsidRDefault="00766443">
      <w:pPr>
        <w:rPr>
          <w:ins w:id="1285" w:author="诗月 胡" w:date="2026-09-27T00:27:00Z" w16du:dateUtc="2026-09-26T15:27:00Z"/>
        </w:rPr>
      </w:pPr>
      <w:ins w:id="1286" w:author="诗月 胡" w:date="2026-09-27T00:27:00Z" w16du:dateUtc="2026-09-26T15:27:00Z">
        <w:r>
          <w:rPr>
            <w:rFonts w:ascii="Times New Roman" w:hAnsi="Times New Roman" w:cs="Times New Roman"/>
          </w:rPr>
          <w:t xml:space="preserve">    Study 1 (Section 5.2) reports, with its verdicts unchanged, the preregistered tests of the class diagnostic and class rule of Sections 4.1 and 4.2 and of the evaluator ordering behind Sections 4.3 and 4.4: how often </w:t>
        </w:r>
      </w:ins>
      <m:oMath>
        <m:sSub>
          <m:sSubPr>
            <m:ctrlPr>
              <w:ins w:id="1287" w:author="诗月 胡" w:date="2026-09-27T00:27:00Z" w16du:dateUtc="2026-09-26T15:27:00Z">
                <w:rPr>
                  <w:rFonts w:ascii="Cambria Math" w:hAnsi="Cambria Math"/>
                </w:rPr>
              </w:ins>
            </m:ctrlPr>
          </m:sSubPr>
          <m:e>
            <m:r>
              <w:ins w:id="1288" w:author="诗月 胡" w:date="2026-09-27T00:27:00Z" w16du:dateUtc="2026-09-26T15:27:00Z">
                <m:rPr>
                  <m:scr m:val="script"/>
                </m:rPr>
                <w:rPr>
                  <w:rFonts w:ascii="Cambria Math" w:hAnsi="Cambria Math"/>
                </w:rPr>
                <m:t>l</m:t>
              </w:ins>
            </m:r>
          </m:e>
          <m:sub>
            <m:r>
              <w:ins w:id="1289" w:author="诗月 胡" w:date="2026-09-27T00:27:00Z" w16du:dateUtc="2026-09-26T15:27:00Z">
                <w:rPr>
                  <w:rFonts w:ascii="Cambria Math" w:hAnsi="Cambria Math"/>
                </w:rPr>
                <m:t>k</m:t>
              </w:ins>
            </m:r>
            <m:sSub>
              <m:sSubPr>
                <m:ctrlPr>
                  <w:ins w:id="1290" w:author="诗月 胡" w:date="2026-09-27T00:27:00Z" w16du:dateUtc="2026-09-26T15:27:00Z">
                    <w:rPr>
                      <w:rFonts w:ascii="Cambria Math" w:hAnsi="Cambria Math"/>
                    </w:rPr>
                  </w:ins>
                </m:ctrlPr>
              </m:sSubPr>
              <m:e>
                <m:r>
                  <w:ins w:id="1291" w:author="诗月 胡" w:date="2026-09-27T00:27:00Z" w16du:dateUtc="2026-09-26T15:27:00Z">
                    <w:rPr>
                      <w:rFonts w:ascii="Cambria Math" w:hAnsi="Cambria Math"/>
                    </w:rPr>
                    <m:t>M</m:t>
                  </w:ins>
                </m:r>
              </m:e>
              <m:sub>
                <m:r>
                  <w:ins w:id="1292" w:author="诗月 胡" w:date="2026-09-27T00:27:00Z" w16du:dateUtc="2026-09-26T15:27:00Z">
                    <w:rPr>
                      <w:rFonts w:ascii="Cambria Math" w:hAnsi="Cambria Math"/>
                    </w:rPr>
                    <m:t>1</m:t>
                  </w:ins>
                </m:r>
              </m:sub>
            </m:sSub>
          </m:sub>
        </m:sSub>
        <m:r>
          <w:ins w:id="1293" w:author="诗月 胡" w:date="2026-09-27T00:27:00Z" w16du:dateUtc="2026-09-26T15:27:00Z">
            <w:rPr>
              <w:rFonts w:ascii="Cambria Math" w:hAnsi="Cambria Math"/>
            </w:rPr>
            <m:t>≤</m:t>
          </w:ins>
        </m:r>
        <m:sSub>
          <m:sSubPr>
            <m:ctrlPr>
              <w:ins w:id="1294" w:author="诗月 胡" w:date="2026-09-27T00:27:00Z" w16du:dateUtc="2026-09-26T15:27:00Z">
                <w:rPr>
                  <w:rFonts w:ascii="Cambria Math" w:hAnsi="Cambria Math"/>
                </w:rPr>
              </w:ins>
            </m:ctrlPr>
          </m:sSubPr>
          <m:e>
            <m:r>
              <w:ins w:id="1295" w:author="诗月 胡" w:date="2026-09-27T00:27:00Z" w16du:dateUtc="2026-09-26T15:27:00Z">
                <m:rPr>
                  <m:scr m:val="script"/>
                </m:rPr>
                <w:rPr>
                  <w:rFonts w:ascii="Cambria Math" w:hAnsi="Cambria Math"/>
                </w:rPr>
                <m:t>l</m:t>
              </w:ins>
            </m:r>
          </m:e>
          <m:sub>
            <m:r>
              <w:ins w:id="1296" w:author="诗月 胡" w:date="2026-09-27T00:27:00Z" w16du:dateUtc="2026-09-26T15:27:00Z">
                <w:rPr>
                  <w:rFonts w:ascii="Cambria Math" w:hAnsi="Cambria Math"/>
                </w:rPr>
                <m:t>k</m:t>
              </w:ins>
            </m:r>
            <m:sSub>
              <m:sSubPr>
                <m:ctrlPr>
                  <w:ins w:id="1297" w:author="诗月 胡" w:date="2026-09-27T00:27:00Z" w16du:dateUtc="2026-09-26T15:27:00Z">
                    <w:rPr>
                      <w:rFonts w:ascii="Cambria Math" w:hAnsi="Cambria Math"/>
                    </w:rPr>
                  </w:ins>
                </m:ctrlPr>
              </m:sSubPr>
              <m:e>
                <m:r>
                  <w:ins w:id="1298" w:author="诗月 胡" w:date="2026-09-27T00:27:00Z" w16du:dateUtc="2026-09-26T15:27:00Z">
                    <w:rPr>
                      <w:rFonts w:ascii="Cambria Math" w:hAnsi="Cambria Math"/>
                    </w:rPr>
                    <m:t>M</m:t>
                  </w:ins>
                </m:r>
              </m:e>
              <m:sub>
                <m:r>
                  <w:ins w:id="1299" w:author="诗月 胡" w:date="2026-09-27T00:27:00Z" w16du:dateUtc="2026-09-26T15:27:00Z">
                    <w:rPr>
                      <w:rFonts w:ascii="Cambria Math" w:hAnsi="Cambria Math"/>
                    </w:rPr>
                    <m:t>2</m:t>
                  </w:ins>
                </m:r>
              </m:sub>
            </m:sSub>
          </m:sub>
        </m:sSub>
      </m:oMath>
      <w:ins w:id="1300" w:author="诗月 胡" w:date="2026-09-27T00:27:00Z" w16du:dateUtc="2026-09-26T15:27:00Z">
        <w:r>
          <w:rPr>
            <w:rFonts w:ascii="Times New Roman" w:hAnsi="Times New Roman" w:cs="Times New Roman"/>
          </w:rPr>
          <w:t xml:space="preserve"> holds per wave and how often the class distributions are ordered as Corollary 1(a) requires. It also reports how often conditions (a) to (d) hold and, as a registered re-analysis, the abstraction bias </w:t>
        </w:r>
      </w:ins>
      <m:oMath>
        <m:sSub>
          <m:sSubPr>
            <m:ctrlPr>
              <w:ins w:id="1301" w:author="诗月 胡" w:date="2026-09-27T00:27:00Z" w16du:dateUtc="2026-09-26T15:27:00Z">
                <w:rPr>
                  <w:rFonts w:ascii="Cambria Math" w:hAnsi="Cambria Math"/>
                </w:rPr>
              </w:ins>
            </m:ctrlPr>
          </m:sSubPr>
          <m:e>
            <m:r>
              <w:ins w:id="1302" w:author="诗月 胡" w:date="2026-09-27T00:27:00Z" w16du:dateUtc="2026-09-26T15:27:00Z">
                <w:rPr>
                  <w:rFonts w:ascii="Cambria Math" w:hAnsi="Cambria Math"/>
                </w:rPr>
                <m:t>B</m:t>
              </w:ins>
            </m:r>
          </m:e>
          <m:sub>
            <m:r>
              <w:ins w:id="1303" w:author="诗月 胡" w:date="2026-09-27T00:27:00Z" w16du:dateUtc="2026-09-26T15:27:00Z">
                <w:rPr>
                  <w:rFonts w:ascii="Cambria Math" w:hAnsi="Cambria Math"/>
                </w:rPr>
                <m:t>k</m:t>
              </w:ins>
            </m:r>
          </m:sub>
        </m:sSub>
      </m:oMath>
      <w:ins w:id="1304" w:author="诗月 胡" w:date="2026-09-27T00:27:00Z" w16du:dateUtc="2026-09-26T15:27:00Z">
        <w:r>
          <w:rPr>
            <w:rFonts w:ascii="Times New Roman" w:hAnsi="Times New Roman" w:cs="Times New Roman"/>
          </w:rPr>
          <w:t>.</w:t>
        </w:r>
      </w:ins>
    </w:p>
    <w:p w14:paraId="0EF27F45" w14:textId="77777777" w:rsidR="00766443" w:rsidRDefault="00766443">
      <w:pPr>
        <w:rPr>
          <w:ins w:id="1305" w:author="诗月 胡" w:date="2026-09-27T00:27:00Z" w16du:dateUtc="2026-09-26T15:27:00Z"/>
        </w:rPr>
      </w:pPr>
      <w:ins w:id="1306" w:author="诗月 胡" w:date="2026-09-27T00:27:00Z" w16du:dateUtc="2026-09-26T15:27:00Z">
        <w:r>
          <w:rPr>
            <w:rFonts w:ascii="Times New Roman" w:hAnsi="Times New Roman" w:cs="Times New Roman"/>
          </w:rPr>
          <w:t xml:space="preserve">    Study 2 (Section 5.3) evaluates the procedure of Section 4.5 against random, class-based, heuristic, and search policies. Under the event-driven evaluator, it asks how much the processing sequence alone changes makespan, whether closed-form screening of the augmented pool outperforms heuristic scoring at the same verification budget and how it compares with a budget-matched local search, how large a shortlist the verification step needs, and how much is lost by selecting with each closed-form evaluator. With the closed-form evaluators, it asks whether the ordering persists on candidates built to create shared trips. It also asks whether single-wave results carry over to consecutive waves, how robust the released waves are to execution noise, and how long each step takes. Section 5.4 applies the procedure to a literature-calibrated case, and Section 5.5 states where the closed-form diagnostics stop being reliable.</w:t>
        </w:r>
      </w:ins>
    </w:p>
    <w:p w14:paraId="73C13702" w14:textId="77777777" w:rsidR="00766443" w:rsidRPr="00583E33" w:rsidRDefault="00766443" w:rsidP="00766443">
      <w:pPr>
        <w:rPr>
          <w:rFonts w:ascii="Times New Roman" w:hAnsi="Times New Roman" w:cs="Times New Roman"/>
          <w:szCs w:val="21"/>
        </w:rPr>
      </w:pPr>
    </w:p>
    <w:sectPr w:rsidR="00766443" w:rsidRPr="00583E33">
      <w:pgSz w:w="11906" w:h="16838"/>
      <w:pgMar w:top="1985" w:right="1701" w:bottom="1701" w:left="170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诗月 胡" w:date="2026-09-27T00:27:00Z" w:initials="诗胡">
    <w:p w14:paraId="49CCA634" w14:textId="663C8196" w:rsidR="00766443" w:rsidRDefault="00766443">
      <w:pPr>
        <w:pStyle w:val="af7"/>
      </w:pPr>
      <w:r>
        <w:rPr>
          <w:rStyle w:val="af6"/>
        </w:rPr>
        <w:annotationRef/>
      </w:r>
      <w:r>
        <w:t>Renumbered on 2026-09-26 as decided in MASTER section 00.5: Proposition 2 -&gt; Remark 1; Theorem 1 with its Corollary 1 -&gt; Proposition 2 (the corollary's content is kept under the run-in heading 'Diagnostic resolution'). Proposition 3 was renamed Theorem 1 on 2026-09-27 (see the comment at Theorem 1).</w:t>
      </w:r>
    </w:p>
  </w:comment>
  <w:comment w:id="10" w:author="诗月 胡" w:date="2026-09-27T00:27:00Z" w:initials="诗胡">
    <w:p w14:paraId="5ADC2FF9" w14:textId="67FB7D6E" w:rsidR="00766443" w:rsidRDefault="00766443">
      <w:pPr>
        <w:pStyle w:val="af7"/>
      </w:pPr>
      <w:r>
        <w:rPr>
          <w:rStyle w:val="af6"/>
        </w:rPr>
        <w:annotationRef/>
      </w:r>
      <w:r>
        <w:t>Renamed from Proposition 3 on 2026-09-27 (plan v0.2 D-3, MASTER section 00.5): the author reported reading Appendix A line by line with every step following, and rows 4 to 12 of MATH_VERIFICATION_LOG.md were entered at the author's instruction.</w:t>
      </w:r>
    </w:p>
  </w:comment>
  <w:comment w:id="14" w:author="诗月 胡" w:date="2026-09-27T00:27:00Z" w:initials="诗胡">
    <w:p w14:paraId="41A6407C" w14:textId="2A6538BD" w:rsidR="00766443" w:rsidRDefault="00766443">
      <w:pPr>
        <w:pStyle w:val="af7"/>
      </w:pPr>
      <w:r>
        <w:rPr>
          <w:rStyle w:val="af6"/>
        </w:rPr>
        <w:annotationRef/>
      </w:r>
      <w:r>
        <w:t>Added for TH-1 (plan v2): the statement of Theorem 1 now says that, under (a) and (b), a reversal requires (c) or (d) to fail. This is the contrapositive of the proposition, not a new claim; Appendix A, A.3.7, states it in the proof.</w:t>
      </w:r>
    </w:p>
  </w:comment>
  <w:comment w:id="21" w:author="诗月 胡" w:date="2026-09-27T00:27:00Z" w:initials="诗胡">
    <w:p w14:paraId="02EF6562" w14:textId="68EECF73" w:rsidR="00766443" w:rsidRDefault="00766443">
      <w:pPr>
        <w:pStyle w:val="af7"/>
      </w:pPr>
      <w:r>
        <w:rPr>
          <w:rStyle w:val="af6"/>
        </w:rPr>
        <w:annotationRef/>
      </w:r>
      <w:r>
        <w:t>Inserted by the assistant on 2026-09-26 as tracked changes (plan item W-3; author's delegation of 2026-09-26: '甯垜杩涜杩欏洓鐐圭殑鎶夋嫨锛岀劧鍚庡畬鎴愯繖鍥涚偣'): the rest of Section 4.3.2, Section 4.4 in the numbering decided in MASTER section 00.5, Section 4.5 (revised from the insertion of the morning), and Section 4.6. Equations (47) to (57) and the inline symbols are Word equations with the same number field as Equations (33) to (46); MathType &gt; Convert Equations turns them into MathType objects if a uniform format is wanted. Source with Chinese translation: revision_2026-09-26_ijpr/week3/SECTION_4_3_2_to_4_6_draft.md and SECTION_4_5_GSV_draft.md.</w:t>
      </w:r>
    </w:p>
  </w:comment>
  <w:comment w:id="173" w:author="诗月 胡" w:date="2026-09-27T00:27:00Z" w:initials="诗胡">
    <w:p w14:paraId="5D447D61" w14:textId="1639451C" w:rsidR="00766443" w:rsidRDefault="00766443">
      <w:pPr>
        <w:pStyle w:val="af7"/>
      </w:pPr>
      <w:r>
        <w:rPr>
          <w:rStyle w:val="af6"/>
        </w:rPr>
        <w:annotationRef/>
      </w:r>
      <w:r>
        <w:t>Fig. 4 is the 2026-09-14 v1 raster, the same series as Figs. 2 and 3; the three are redrawn together in the figure pass (plan W-10: Times New Roman, 15 cm, vector PDF and 600 dpi PNG). Fig. 5 of the Markdown draft is not inserted, because most of its content (the mean-based DRO comparison and the evaluator-family extension) left Section 4. In the redraw, align the panel titles with the mechanism names (batch overtaking, adverse repositioning) and relabel the availabilities in panel (c) as B_v and B_e (Section 3.5), since B_k now denotes the abstraction bias.</w:t>
      </w:r>
    </w:p>
  </w:comment>
  <w:comment w:id="705" w:author="诗月 胡" w:date="2026-09-27T00:27:00Z" w:initials="诗胡">
    <w:p w14:paraId="4CF4FF9F" w14:textId="776AAE1D" w:rsidR="00766443" w:rsidRDefault="00766443">
      <w:pPr>
        <w:pStyle w:val="af7"/>
      </w:pPr>
      <w:r>
        <w:rPr>
          <w:rStyle w:val="af6"/>
        </w:rPr>
        <w:annotationRef/>
      </w:r>
      <w:r>
        <w:t>Reference to add to the bibliography (checked on Crossref, 2026-09-26): Fu, M., Li, X., and Zhang, L. (2024). Distributionally robust newsvendor under stochastic dominance with a feature-based application. Manufacturing and Service Operations Management, 26(5), 1962-1977. doi:10.1287/msom.2023.0159.</w:t>
      </w:r>
    </w:p>
  </w:comment>
  <w:comment w:id="759" w:author="诗月 胡" w:date="2026-09-27T00:27:00Z" w:initials="诗胡">
    <w:p w14:paraId="3E68FC43" w14:textId="5C4C6230" w:rsidR="00766443" w:rsidRDefault="00766443">
      <w:pPr>
        <w:pStyle w:val="af7"/>
      </w:pPr>
      <w:r>
        <w:rPr>
          <w:rStyle w:val="af6"/>
        </w:rPr>
        <w:annotationRef/>
      </w:r>
      <w:r>
        <w:t>Appendix letter X to be fixed when the appendix letters are set (plan v2 section 2); the appendix holds the exact P10 and P11 rules of protocol sections 5.1 and 5.3.</w:t>
      </w:r>
    </w:p>
  </w:comment>
  <w:comment w:id="1157" w:author="诗月 胡" w:date="2026-09-27T00:27:00Z" w:initials="诗胡">
    <w:p w14:paraId="3603ACAD" w14:textId="2DE95B51" w:rsidR="00766443" w:rsidRDefault="00766443">
      <w:pPr>
        <w:pStyle w:val="af7"/>
      </w:pPr>
      <w:r>
        <w:rPr>
          <w:rStyle w:val="af6"/>
        </w:rPr>
        <w:annotationRef/>
      </w:r>
      <w:r>
        <w:t>Algorithm box drafted as a one-cell table; adjust to the journal's algorithm style if needed.</w:t>
      </w:r>
    </w:p>
  </w:comment>
  <w:comment w:id="1281" w:author="诗月 胡" w:date="2026-09-27T00:27:00Z" w:initials="诗胡">
    <w:p w14:paraId="310E26EC" w14:textId="70969121" w:rsidR="00766443" w:rsidRDefault="00766443">
      <w:pPr>
        <w:pStyle w:val="af7"/>
      </w:pPr>
      <w:r>
        <w:rPr>
          <w:rStyle w:val="af6"/>
        </w:rPr>
        <w:annotationRef/>
      </w:r>
      <w:r>
        <w:t>New subsection required by STORY_CONTRACT section 6 (the Section 4 gate lists '4.6 what Section 5 tests'). It names questions only and reports no result.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CCA634" w15:done="0"/>
  <w15:commentEx w15:paraId="5ADC2FF9" w15:done="0"/>
  <w15:commentEx w15:paraId="41A6407C" w15:done="0"/>
  <w15:commentEx w15:paraId="02EF6562" w15:done="0"/>
  <w15:commentEx w15:paraId="5D447D61" w15:done="0"/>
  <w15:commentEx w15:paraId="4CF4FF9F" w15:done="0"/>
  <w15:commentEx w15:paraId="3E68FC43" w15:done="0"/>
  <w15:commentEx w15:paraId="3603ACAD" w15:done="0"/>
  <w15:commentEx w15:paraId="310E26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E0A99" w16cex:dateUtc="2026-09-26T15:27:00Z"/>
  <w16cex:commentExtensible w16cex:durableId="00D46871" w16cex:dateUtc="2026-09-26T15:27:00Z"/>
  <w16cex:commentExtensible w16cex:durableId="415707BA" w16cex:dateUtc="2026-09-26T15:27:00Z"/>
  <w16cex:commentExtensible w16cex:durableId="4CA1F76D" w16cex:dateUtc="2026-09-26T15:27:00Z"/>
  <w16cex:commentExtensible w16cex:durableId="75B10C9D" w16cex:dateUtc="2026-09-26T15:27:00Z"/>
  <w16cex:commentExtensible w16cex:durableId="44A3C63E" w16cex:dateUtc="2026-09-26T15:27:00Z"/>
  <w16cex:commentExtensible w16cex:durableId="4246FE3D" w16cex:dateUtc="2026-09-26T15:27:00Z"/>
  <w16cex:commentExtensible w16cex:durableId="61D5660A" w16cex:dateUtc="2026-09-26T15:27:00Z"/>
  <w16cex:commentExtensible w16cex:durableId="241FA8C6" w16cex:dateUtc="2026-09-26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CCA634" w16cid:durableId="3D1E0A99"/>
  <w16cid:commentId w16cid:paraId="5ADC2FF9" w16cid:durableId="00D46871"/>
  <w16cid:commentId w16cid:paraId="41A6407C" w16cid:durableId="415707BA"/>
  <w16cid:commentId w16cid:paraId="02EF6562" w16cid:durableId="4CA1F76D"/>
  <w16cid:commentId w16cid:paraId="5D447D61" w16cid:durableId="75B10C9D"/>
  <w16cid:commentId w16cid:paraId="4CF4FF9F" w16cid:durableId="44A3C63E"/>
  <w16cid:commentId w16cid:paraId="3E68FC43" w16cid:durableId="4246FE3D"/>
  <w16cid:commentId w16cid:paraId="3603ACAD" w16cid:durableId="61D5660A"/>
  <w16cid:commentId w16cid:paraId="310E26EC" w16cid:durableId="241FA8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39E75" w14:textId="77777777" w:rsidR="0057180B" w:rsidRDefault="0057180B" w:rsidP="00766443">
      <w:r>
        <w:separator/>
      </w:r>
    </w:p>
  </w:endnote>
  <w:endnote w:type="continuationSeparator" w:id="0">
    <w:p w14:paraId="595AD315" w14:textId="77777777" w:rsidR="0057180B" w:rsidRDefault="0057180B" w:rsidP="00766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D43B" w14:textId="77777777" w:rsidR="0057180B" w:rsidRDefault="0057180B" w:rsidP="00766443">
      <w:r>
        <w:separator/>
      </w:r>
    </w:p>
  </w:footnote>
  <w:footnote w:type="continuationSeparator" w:id="0">
    <w:p w14:paraId="7279FB4B" w14:textId="77777777" w:rsidR="0057180B" w:rsidRDefault="0057180B" w:rsidP="00766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C9B6E8C"/>
    <w:multiLevelType w:val="hybridMultilevel"/>
    <w:tmpl w:val="038ECFA6"/>
    <w:lvl w:ilvl="0" w:tplc="0082F40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794666">
    <w:abstractNumId w:val="9"/>
  </w:num>
  <w:num w:numId="2" w16cid:durableId="1459572287">
    <w:abstractNumId w:val="8"/>
  </w:num>
  <w:num w:numId="3" w16cid:durableId="1778134562">
    <w:abstractNumId w:val="6"/>
  </w:num>
  <w:num w:numId="4" w16cid:durableId="1123957256">
    <w:abstractNumId w:val="5"/>
  </w:num>
  <w:num w:numId="5" w16cid:durableId="926421243">
    <w:abstractNumId w:val="4"/>
  </w:num>
  <w:num w:numId="6" w16cid:durableId="781345989">
    <w:abstractNumId w:val="7"/>
  </w:num>
  <w:num w:numId="7" w16cid:durableId="260576344">
    <w:abstractNumId w:val="3"/>
  </w:num>
  <w:num w:numId="8" w16cid:durableId="1212038788">
    <w:abstractNumId w:val="2"/>
  </w:num>
  <w:num w:numId="9" w16cid:durableId="850292346">
    <w:abstractNumId w:val="1"/>
  </w:num>
  <w:num w:numId="10" w16cid:durableId="12465730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诗月 胡">
    <w15:presenceInfo w15:providerId="Windows Live" w15:userId="cca7092fe2b489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5A"/>
    <w:rsid w:val="0004345B"/>
    <w:rsid w:val="000811AB"/>
    <w:rsid w:val="0008595A"/>
    <w:rsid w:val="000E43F4"/>
    <w:rsid w:val="00126DFF"/>
    <w:rsid w:val="001F54E9"/>
    <w:rsid w:val="00206742"/>
    <w:rsid w:val="002605FF"/>
    <w:rsid w:val="002A1FEA"/>
    <w:rsid w:val="003342AE"/>
    <w:rsid w:val="00447DEB"/>
    <w:rsid w:val="004520B0"/>
    <w:rsid w:val="0057180B"/>
    <w:rsid w:val="00583E33"/>
    <w:rsid w:val="005A1129"/>
    <w:rsid w:val="005E529F"/>
    <w:rsid w:val="00637091"/>
    <w:rsid w:val="006A3C79"/>
    <w:rsid w:val="006C072E"/>
    <w:rsid w:val="006C7229"/>
    <w:rsid w:val="00755007"/>
    <w:rsid w:val="00766443"/>
    <w:rsid w:val="008601F4"/>
    <w:rsid w:val="00884B96"/>
    <w:rsid w:val="008A4DE4"/>
    <w:rsid w:val="00985FFA"/>
    <w:rsid w:val="009900DA"/>
    <w:rsid w:val="009A1E02"/>
    <w:rsid w:val="009A583E"/>
    <w:rsid w:val="00A046FB"/>
    <w:rsid w:val="00A2476F"/>
    <w:rsid w:val="00A62F6A"/>
    <w:rsid w:val="00A95B96"/>
    <w:rsid w:val="00AD4339"/>
    <w:rsid w:val="00AE72E7"/>
    <w:rsid w:val="00B41D2C"/>
    <w:rsid w:val="00B67CF8"/>
    <w:rsid w:val="00BA379A"/>
    <w:rsid w:val="00BB0CAA"/>
    <w:rsid w:val="00BB14B1"/>
    <w:rsid w:val="00BE0C97"/>
    <w:rsid w:val="00CC237F"/>
    <w:rsid w:val="00D2044C"/>
    <w:rsid w:val="00DC0BBB"/>
    <w:rsid w:val="00DE1B78"/>
    <w:rsid w:val="00E670C3"/>
    <w:rsid w:val="00EB3B6E"/>
    <w:rsid w:val="00ED04E1"/>
    <w:rsid w:val="00EF2E95"/>
    <w:rsid w:val="00F526E8"/>
    <w:rsid w:val="00F6662D"/>
    <w:rsid w:val="00F87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712556"/>
  <w14:defaultImageDpi w14:val="32767"/>
  <w15:chartTrackingRefBased/>
  <w15:docId w15:val="{A1E9D4C4-3A3A-4B56-A0BD-8BB42F32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
    <w:name w:val="heading 1"/>
    <w:basedOn w:val="a1"/>
    <w:next w:val="a1"/>
    <w:link w:val="10"/>
    <w:uiPriority w:val="9"/>
    <w:qFormat/>
    <w:rsid w:val="000859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1">
    <w:name w:val="heading 2"/>
    <w:basedOn w:val="a1"/>
    <w:next w:val="a1"/>
    <w:link w:val="22"/>
    <w:uiPriority w:val="9"/>
    <w:unhideWhenUsed/>
    <w:qFormat/>
    <w:rsid w:val="000859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1">
    <w:name w:val="heading 3"/>
    <w:basedOn w:val="a1"/>
    <w:next w:val="a1"/>
    <w:link w:val="32"/>
    <w:uiPriority w:val="9"/>
    <w:unhideWhenUsed/>
    <w:qFormat/>
    <w:rsid w:val="000859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08595A"/>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08595A"/>
    <w:pPr>
      <w:keepNext/>
      <w:keepLines/>
      <w:spacing w:before="80" w:after="40"/>
      <w:outlineLvl w:val="4"/>
    </w:pPr>
    <w:rPr>
      <w:rFonts w:cstheme="majorBidi"/>
      <w:color w:val="0F4761" w:themeColor="accent1" w:themeShade="BF"/>
      <w:sz w:val="24"/>
      <w:szCs w:val="24"/>
    </w:rPr>
  </w:style>
  <w:style w:type="paragraph" w:styleId="6">
    <w:name w:val="heading 6"/>
    <w:basedOn w:val="a1"/>
    <w:next w:val="a1"/>
    <w:link w:val="60"/>
    <w:uiPriority w:val="9"/>
    <w:semiHidden/>
    <w:unhideWhenUsed/>
    <w:qFormat/>
    <w:rsid w:val="0008595A"/>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08595A"/>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08595A"/>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08595A"/>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08595A"/>
    <w:rPr>
      <w:rFonts w:asciiTheme="majorHAnsi" w:eastAsiaTheme="majorEastAsia" w:hAnsiTheme="majorHAnsi" w:cstheme="majorBidi"/>
      <w:color w:val="0F4761" w:themeColor="accent1" w:themeShade="BF"/>
      <w:sz w:val="48"/>
      <w:szCs w:val="48"/>
    </w:rPr>
  </w:style>
  <w:style w:type="character" w:customStyle="1" w:styleId="22">
    <w:name w:val="标题 2 字符"/>
    <w:basedOn w:val="a2"/>
    <w:link w:val="21"/>
    <w:uiPriority w:val="9"/>
    <w:rsid w:val="0008595A"/>
    <w:rPr>
      <w:rFonts w:asciiTheme="majorHAnsi" w:eastAsiaTheme="majorEastAsia" w:hAnsiTheme="majorHAnsi" w:cstheme="majorBidi"/>
      <w:color w:val="0F4761" w:themeColor="accent1" w:themeShade="BF"/>
      <w:sz w:val="40"/>
      <w:szCs w:val="40"/>
    </w:rPr>
  </w:style>
  <w:style w:type="character" w:customStyle="1" w:styleId="32">
    <w:name w:val="标题 3 字符"/>
    <w:basedOn w:val="a2"/>
    <w:link w:val="31"/>
    <w:uiPriority w:val="9"/>
    <w:rsid w:val="000859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08595A"/>
    <w:rPr>
      <w:rFonts w:cstheme="majorBidi"/>
      <w:color w:val="0F4761" w:themeColor="accent1" w:themeShade="BF"/>
      <w:sz w:val="28"/>
      <w:szCs w:val="28"/>
    </w:rPr>
  </w:style>
  <w:style w:type="character" w:customStyle="1" w:styleId="50">
    <w:name w:val="标题 5 字符"/>
    <w:basedOn w:val="a2"/>
    <w:link w:val="5"/>
    <w:uiPriority w:val="9"/>
    <w:semiHidden/>
    <w:rsid w:val="0008595A"/>
    <w:rPr>
      <w:rFonts w:cstheme="majorBidi"/>
      <w:color w:val="0F4761" w:themeColor="accent1" w:themeShade="BF"/>
      <w:sz w:val="24"/>
      <w:szCs w:val="24"/>
    </w:rPr>
  </w:style>
  <w:style w:type="character" w:customStyle="1" w:styleId="60">
    <w:name w:val="标题 6 字符"/>
    <w:basedOn w:val="a2"/>
    <w:link w:val="6"/>
    <w:uiPriority w:val="9"/>
    <w:semiHidden/>
    <w:rsid w:val="0008595A"/>
    <w:rPr>
      <w:rFonts w:cstheme="majorBidi"/>
      <w:b/>
      <w:bCs/>
      <w:color w:val="0F4761" w:themeColor="accent1" w:themeShade="BF"/>
    </w:rPr>
  </w:style>
  <w:style w:type="character" w:customStyle="1" w:styleId="70">
    <w:name w:val="标题 7 字符"/>
    <w:basedOn w:val="a2"/>
    <w:link w:val="7"/>
    <w:uiPriority w:val="9"/>
    <w:semiHidden/>
    <w:rsid w:val="0008595A"/>
    <w:rPr>
      <w:rFonts w:cstheme="majorBidi"/>
      <w:b/>
      <w:bCs/>
      <w:color w:val="595959" w:themeColor="text1" w:themeTint="A6"/>
    </w:rPr>
  </w:style>
  <w:style w:type="character" w:customStyle="1" w:styleId="80">
    <w:name w:val="标题 8 字符"/>
    <w:basedOn w:val="a2"/>
    <w:link w:val="8"/>
    <w:uiPriority w:val="9"/>
    <w:semiHidden/>
    <w:rsid w:val="0008595A"/>
    <w:rPr>
      <w:rFonts w:cstheme="majorBidi"/>
      <w:color w:val="595959" w:themeColor="text1" w:themeTint="A6"/>
    </w:rPr>
  </w:style>
  <w:style w:type="character" w:customStyle="1" w:styleId="90">
    <w:name w:val="标题 9 字符"/>
    <w:basedOn w:val="a2"/>
    <w:link w:val="9"/>
    <w:uiPriority w:val="9"/>
    <w:semiHidden/>
    <w:rsid w:val="0008595A"/>
    <w:rPr>
      <w:rFonts w:eastAsiaTheme="majorEastAsia" w:cstheme="majorBidi"/>
      <w:color w:val="595959" w:themeColor="text1" w:themeTint="A6"/>
    </w:rPr>
  </w:style>
  <w:style w:type="paragraph" w:styleId="a5">
    <w:name w:val="Title"/>
    <w:basedOn w:val="a1"/>
    <w:next w:val="a1"/>
    <w:link w:val="a6"/>
    <w:uiPriority w:val="10"/>
    <w:qFormat/>
    <w:rsid w:val="0008595A"/>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08595A"/>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0859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08595A"/>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08595A"/>
    <w:pPr>
      <w:spacing w:before="160" w:after="160"/>
      <w:jc w:val="center"/>
    </w:pPr>
    <w:rPr>
      <w:i/>
      <w:iCs/>
      <w:color w:val="404040" w:themeColor="text1" w:themeTint="BF"/>
    </w:rPr>
  </w:style>
  <w:style w:type="character" w:customStyle="1" w:styleId="aa">
    <w:name w:val="引用 字符"/>
    <w:basedOn w:val="a2"/>
    <w:link w:val="a9"/>
    <w:uiPriority w:val="29"/>
    <w:rsid w:val="0008595A"/>
    <w:rPr>
      <w:i/>
      <w:iCs/>
      <w:color w:val="404040" w:themeColor="text1" w:themeTint="BF"/>
    </w:rPr>
  </w:style>
  <w:style w:type="paragraph" w:styleId="ab">
    <w:name w:val="List Paragraph"/>
    <w:basedOn w:val="a1"/>
    <w:uiPriority w:val="34"/>
    <w:qFormat/>
    <w:rsid w:val="0008595A"/>
    <w:pPr>
      <w:ind w:left="720"/>
      <w:contextualSpacing/>
    </w:pPr>
  </w:style>
  <w:style w:type="character" w:styleId="ac">
    <w:name w:val="Intense Emphasis"/>
    <w:basedOn w:val="a2"/>
    <w:uiPriority w:val="21"/>
    <w:qFormat/>
    <w:rsid w:val="0008595A"/>
    <w:rPr>
      <w:i/>
      <w:iCs/>
      <w:color w:val="0F4761" w:themeColor="accent1" w:themeShade="BF"/>
    </w:rPr>
  </w:style>
  <w:style w:type="paragraph" w:styleId="ad">
    <w:name w:val="Intense Quote"/>
    <w:basedOn w:val="a1"/>
    <w:next w:val="a1"/>
    <w:link w:val="ae"/>
    <w:uiPriority w:val="30"/>
    <w:qFormat/>
    <w:rsid w:val="00085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08595A"/>
    <w:rPr>
      <w:i/>
      <w:iCs/>
      <w:color w:val="0F4761" w:themeColor="accent1" w:themeShade="BF"/>
    </w:rPr>
  </w:style>
  <w:style w:type="character" w:styleId="af">
    <w:name w:val="Intense Reference"/>
    <w:basedOn w:val="a2"/>
    <w:uiPriority w:val="32"/>
    <w:qFormat/>
    <w:rsid w:val="0008595A"/>
    <w:rPr>
      <w:b/>
      <w:bCs/>
      <w:smallCaps/>
      <w:color w:val="0F4761" w:themeColor="accent1" w:themeShade="BF"/>
      <w:spacing w:val="5"/>
    </w:rPr>
  </w:style>
  <w:style w:type="character" w:customStyle="1" w:styleId="MTEquationSection">
    <w:name w:val="MTEquationSection"/>
    <w:basedOn w:val="a2"/>
    <w:rsid w:val="00884B96"/>
    <w:rPr>
      <w:rFonts w:ascii="Times New Roman" w:hAnsi="Times New Roman" w:cs="Times New Roman"/>
      <w:b/>
      <w:bCs/>
      <w:vanish/>
      <w:color w:val="FF0000"/>
      <w:sz w:val="28"/>
      <w:szCs w:val="28"/>
    </w:rPr>
  </w:style>
  <w:style w:type="paragraph" w:customStyle="1" w:styleId="MTDisplayEquation">
    <w:name w:val="MTDisplayEquation"/>
    <w:basedOn w:val="a1"/>
    <w:next w:val="a1"/>
    <w:link w:val="MTDisplayEquation0"/>
    <w:rsid w:val="00884B96"/>
    <w:pPr>
      <w:tabs>
        <w:tab w:val="center" w:pos="4240"/>
        <w:tab w:val="right" w:pos="8500"/>
      </w:tabs>
    </w:pPr>
    <w:rPr>
      <w:rFonts w:ascii="Times New Roman" w:hAnsi="Times New Roman" w:cs="Times New Roman"/>
      <w:szCs w:val="21"/>
    </w:rPr>
  </w:style>
  <w:style w:type="character" w:customStyle="1" w:styleId="MTDisplayEquation0">
    <w:name w:val="MTDisplayEquation 字符"/>
    <w:basedOn w:val="a2"/>
    <w:link w:val="MTDisplayEquation"/>
    <w:rsid w:val="00884B96"/>
    <w:rPr>
      <w:rFonts w:ascii="Times New Roman" w:hAnsi="Times New Roman" w:cs="Times New Roman"/>
      <w:szCs w:val="21"/>
    </w:rPr>
  </w:style>
  <w:style w:type="character" w:styleId="af0">
    <w:name w:val="Placeholder Text"/>
    <w:basedOn w:val="a2"/>
    <w:uiPriority w:val="99"/>
    <w:semiHidden/>
    <w:rsid w:val="00F6662D"/>
    <w:rPr>
      <w:color w:val="666666"/>
    </w:rPr>
  </w:style>
  <w:style w:type="paragraph" w:styleId="af1">
    <w:name w:val="header"/>
    <w:basedOn w:val="a1"/>
    <w:link w:val="af2"/>
    <w:uiPriority w:val="99"/>
    <w:unhideWhenUsed/>
    <w:rsid w:val="00766443"/>
    <w:pPr>
      <w:tabs>
        <w:tab w:val="center" w:pos="4153"/>
        <w:tab w:val="right" w:pos="8306"/>
      </w:tabs>
      <w:snapToGrid w:val="0"/>
      <w:jc w:val="center"/>
    </w:pPr>
    <w:rPr>
      <w:sz w:val="18"/>
      <w:szCs w:val="18"/>
    </w:rPr>
  </w:style>
  <w:style w:type="character" w:customStyle="1" w:styleId="af2">
    <w:name w:val="页眉 字符"/>
    <w:basedOn w:val="a2"/>
    <w:link w:val="af1"/>
    <w:uiPriority w:val="99"/>
    <w:rsid w:val="00766443"/>
    <w:rPr>
      <w:sz w:val="18"/>
      <w:szCs w:val="18"/>
    </w:rPr>
  </w:style>
  <w:style w:type="paragraph" w:styleId="af3">
    <w:name w:val="footer"/>
    <w:basedOn w:val="a1"/>
    <w:link w:val="af4"/>
    <w:uiPriority w:val="99"/>
    <w:unhideWhenUsed/>
    <w:rsid w:val="00766443"/>
    <w:pPr>
      <w:tabs>
        <w:tab w:val="center" w:pos="4153"/>
        <w:tab w:val="right" w:pos="8306"/>
      </w:tabs>
      <w:snapToGrid w:val="0"/>
      <w:jc w:val="left"/>
    </w:pPr>
    <w:rPr>
      <w:sz w:val="18"/>
      <w:szCs w:val="18"/>
    </w:rPr>
  </w:style>
  <w:style w:type="character" w:customStyle="1" w:styleId="af4">
    <w:name w:val="页脚 字符"/>
    <w:basedOn w:val="a2"/>
    <w:link w:val="af3"/>
    <w:uiPriority w:val="99"/>
    <w:rsid w:val="00766443"/>
    <w:rPr>
      <w:sz w:val="18"/>
      <w:szCs w:val="18"/>
    </w:rPr>
  </w:style>
  <w:style w:type="paragraph" w:styleId="af5">
    <w:name w:val="Revision"/>
    <w:hidden/>
    <w:uiPriority w:val="99"/>
    <w:semiHidden/>
    <w:rsid w:val="00766443"/>
  </w:style>
  <w:style w:type="character" w:styleId="af6">
    <w:name w:val="annotation reference"/>
    <w:basedOn w:val="a2"/>
    <w:uiPriority w:val="99"/>
    <w:semiHidden/>
    <w:unhideWhenUsed/>
    <w:rsid w:val="00766443"/>
    <w:rPr>
      <w:sz w:val="21"/>
      <w:szCs w:val="21"/>
    </w:rPr>
  </w:style>
  <w:style w:type="paragraph" w:styleId="af7">
    <w:name w:val="annotation text"/>
    <w:basedOn w:val="a1"/>
    <w:link w:val="af8"/>
    <w:uiPriority w:val="99"/>
    <w:semiHidden/>
    <w:unhideWhenUsed/>
    <w:rsid w:val="00766443"/>
    <w:pPr>
      <w:jc w:val="left"/>
    </w:pPr>
  </w:style>
  <w:style w:type="character" w:customStyle="1" w:styleId="af8">
    <w:name w:val="批注文字 字符"/>
    <w:basedOn w:val="a2"/>
    <w:link w:val="af7"/>
    <w:uiPriority w:val="99"/>
    <w:semiHidden/>
    <w:rsid w:val="00766443"/>
  </w:style>
  <w:style w:type="paragraph" w:styleId="af9">
    <w:name w:val="annotation subject"/>
    <w:basedOn w:val="af7"/>
    <w:next w:val="af7"/>
    <w:link w:val="afa"/>
    <w:uiPriority w:val="99"/>
    <w:semiHidden/>
    <w:unhideWhenUsed/>
    <w:rsid w:val="00766443"/>
    <w:rPr>
      <w:b/>
      <w:bCs/>
    </w:rPr>
  </w:style>
  <w:style w:type="character" w:customStyle="1" w:styleId="afa">
    <w:name w:val="批注主题 字符"/>
    <w:basedOn w:val="af8"/>
    <w:link w:val="af9"/>
    <w:uiPriority w:val="99"/>
    <w:semiHidden/>
    <w:rsid w:val="00766443"/>
    <w:rPr>
      <w:b/>
      <w:bCs/>
    </w:rPr>
  </w:style>
  <w:style w:type="paragraph" w:styleId="afb">
    <w:name w:val="No Spacing"/>
    <w:uiPriority w:val="1"/>
    <w:qFormat/>
    <w:rsid w:val="00766443"/>
    <w:rPr>
      <w:kern w:val="0"/>
      <w:sz w:val="22"/>
      <w:lang w:eastAsia="en-US"/>
    </w:rPr>
  </w:style>
  <w:style w:type="paragraph" w:styleId="afc">
    <w:name w:val="Body Text"/>
    <w:basedOn w:val="a1"/>
    <w:link w:val="afd"/>
    <w:uiPriority w:val="99"/>
    <w:unhideWhenUsed/>
    <w:rsid w:val="00766443"/>
    <w:pPr>
      <w:widowControl/>
      <w:spacing w:after="120" w:line="276" w:lineRule="auto"/>
      <w:jc w:val="left"/>
    </w:pPr>
    <w:rPr>
      <w:kern w:val="0"/>
      <w:sz w:val="22"/>
      <w:lang w:eastAsia="en-US"/>
    </w:rPr>
  </w:style>
  <w:style w:type="character" w:customStyle="1" w:styleId="afd">
    <w:name w:val="正文文本 字符"/>
    <w:basedOn w:val="a2"/>
    <w:link w:val="afc"/>
    <w:uiPriority w:val="99"/>
    <w:rsid w:val="00766443"/>
    <w:rPr>
      <w:kern w:val="0"/>
      <w:sz w:val="22"/>
      <w:lang w:eastAsia="en-US"/>
    </w:rPr>
  </w:style>
  <w:style w:type="paragraph" w:styleId="23">
    <w:name w:val="Body Text 2"/>
    <w:basedOn w:val="a1"/>
    <w:link w:val="24"/>
    <w:uiPriority w:val="99"/>
    <w:unhideWhenUsed/>
    <w:rsid w:val="00766443"/>
    <w:pPr>
      <w:widowControl/>
      <w:spacing w:after="120" w:line="480" w:lineRule="auto"/>
      <w:jc w:val="left"/>
    </w:pPr>
    <w:rPr>
      <w:kern w:val="0"/>
      <w:sz w:val="22"/>
      <w:lang w:eastAsia="en-US"/>
    </w:rPr>
  </w:style>
  <w:style w:type="character" w:customStyle="1" w:styleId="24">
    <w:name w:val="正文文本 2 字符"/>
    <w:basedOn w:val="a2"/>
    <w:link w:val="23"/>
    <w:uiPriority w:val="99"/>
    <w:rsid w:val="00766443"/>
    <w:rPr>
      <w:kern w:val="0"/>
      <w:sz w:val="22"/>
      <w:lang w:eastAsia="en-US"/>
    </w:rPr>
  </w:style>
  <w:style w:type="paragraph" w:styleId="33">
    <w:name w:val="Body Text 3"/>
    <w:basedOn w:val="a1"/>
    <w:link w:val="34"/>
    <w:uiPriority w:val="99"/>
    <w:unhideWhenUsed/>
    <w:rsid w:val="00766443"/>
    <w:pPr>
      <w:widowControl/>
      <w:spacing w:after="120" w:line="276" w:lineRule="auto"/>
      <w:jc w:val="left"/>
    </w:pPr>
    <w:rPr>
      <w:kern w:val="0"/>
      <w:sz w:val="16"/>
      <w:szCs w:val="16"/>
      <w:lang w:eastAsia="en-US"/>
    </w:rPr>
  </w:style>
  <w:style w:type="character" w:customStyle="1" w:styleId="34">
    <w:name w:val="正文文本 3 字符"/>
    <w:basedOn w:val="a2"/>
    <w:link w:val="33"/>
    <w:uiPriority w:val="99"/>
    <w:rsid w:val="00766443"/>
    <w:rPr>
      <w:kern w:val="0"/>
      <w:sz w:val="16"/>
      <w:szCs w:val="16"/>
      <w:lang w:eastAsia="en-US"/>
    </w:rPr>
  </w:style>
  <w:style w:type="paragraph" w:styleId="afe">
    <w:name w:val="List"/>
    <w:basedOn w:val="a1"/>
    <w:uiPriority w:val="99"/>
    <w:unhideWhenUsed/>
    <w:rsid w:val="00766443"/>
    <w:pPr>
      <w:widowControl/>
      <w:spacing w:after="200" w:line="276" w:lineRule="auto"/>
      <w:ind w:left="360" w:hanging="360"/>
      <w:contextualSpacing/>
      <w:jc w:val="left"/>
    </w:pPr>
    <w:rPr>
      <w:kern w:val="0"/>
      <w:sz w:val="22"/>
      <w:lang w:eastAsia="en-US"/>
    </w:rPr>
  </w:style>
  <w:style w:type="paragraph" w:styleId="25">
    <w:name w:val="List 2"/>
    <w:basedOn w:val="a1"/>
    <w:uiPriority w:val="99"/>
    <w:unhideWhenUsed/>
    <w:rsid w:val="00766443"/>
    <w:pPr>
      <w:widowControl/>
      <w:spacing w:after="200" w:line="276" w:lineRule="auto"/>
      <w:ind w:left="720" w:hanging="360"/>
      <w:contextualSpacing/>
      <w:jc w:val="left"/>
    </w:pPr>
    <w:rPr>
      <w:kern w:val="0"/>
      <w:sz w:val="22"/>
      <w:lang w:eastAsia="en-US"/>
    </w:rPr>
  </w:style>
  <w:style w:type="paragraph" w:styleId="35">
    <w:name w:val="List 3"/>
    <w:basedOn w:val="a1"/>
    <w:uiPriority w:val="99"/>
    <w:unhideWhenUsed/>
    <w:rsid w:val="00766443"/>
    <w:pPr>
      <w:widowControl/>
      <w:spacing w:after="200" w:line="276" w:lineRule="auto"/>
      <w:ind w:left="1080" w:hanging="360"/>
      <w:contextualSpacing/>
      <w:jc w:val="left"/>
    </w:pPr>
    <w:rPr>
      <w:kern w:val="0"/>
      <w:sz w:val="22"/>
      <w:lang w:eastAsia="en-US"/>
    </w:rPr>
  </w:style>
  <w:style w:type="paragraph" w:styleId="a0">
    <w:name w:val="List Bullet"/>
    <w:basedOn w:val="a1"/>
    <w:uiPriority w:val="99"/>
    <w:unhideWhenUsed/>
    <w:rsid w:val="00766443"/>
    <w:pPr>
      <w:widowControl/>
      <w:numPr>
        <w:numId w:val="2"/>
      </w:numPr>
      <w:tabs>
        <w:tab w:val="clear" w:pos="360"/>
      </w:tabs>
      <w:spacing w:after="200" w:line="276" w:lineRule="auto"/>
      <w:ind w:left="0" w:firstLine="0"/>
      <w:contextualSpacing/>
      <w:jc w:val="left"/>
    </w:pPr>
    <w:rPr>
      <w:kern w:val="0"/>
      <w:sz w:val="22"/>
      <w:lang w:eastAsia="en-US"/>
    </w:rPr>
  </w:style>
  <w:style w:type="paragraph" w:styleId="20">
    <w:name w:val="List Bullet 2"/>
    <w:basedOn w:val="a1"/>
    <w:uiPriority w:val="99"/>
    <w:unhideWhenUsed/>
    <w:rsid w:val="00766443"/>
    <w:pPr>
      <w:widowControl/>
      <w:numPr>
        <w:numId w:val="3"/>
      </w:numPr>
      <w:tabs>
        <w:tab w:val="clear" w:pos="720"/>
      </w:tabs>
      <w:spacing w:after="200" w:line="276" w:lineRule="auto"/>
      <w:ind w:left="0" w:firstLine="0"/>
      <w:contextualSpacing/>
      <w:jc w:val="left"/>
    </w:pPr>
    <w:rPr>
      <w:kern w:val="0"/>
      <w:sz w:val="22"/>
      <w:lang w:eastAsia="en-US"/>
    </w:rPr>
  </w:style>
  <w:style w:type="paragraph" w:styleId="30">
    <w:name w:val="List Bullet 3"/>
    <w:basedOn w:val="a1"/>
    <w:uiPriority w:val="99"/>
    <w:unhideWhenUsed/>
    <w:rsid w:val="00766443"/>
    <w:pPr>
      <w:widowControl/>
      <w:numPr>
        <w:numId w:val="4"/>
      </w:numPr>
      <w:tabs>
        <w:tab w:val="clear" w:pos="1080"/>
      </w:tabs>
      <w:spacing w:after="200" w:line="276" w:lineRule="auto"/>
      <w:ind w:left="0" w:firstLine="0"/>
      <w:contextualSpacing/>
      <w:jc w:val="left"/>
    </w:pPr>
    <w:rPr>
      <w:kern w:val="0"/>
      <w:sz w:val="22"/>
      <w:lang w:eastAsia="en-US"/>
    </w:rPr>
  </w:style>
  <w:style w:type="paragraph" w:styleId="a">
    <w:name w:val="List Number"/>
    <w:basedOn w:val="a1"/>
    <w:uiPriority w:val="99"/>
    <w:unhideWhenUsed/>
    <w:rsid w:val="00766443"/>
    <w:pPr>
      <w:widowControl/>
      <w:numPr>
        <w:numId w:val="6"/>
      </w:numPr>
      <w:tabs>
        <w:tab w:val="clear" w:pos="360"/>
      </w:tabs>
      <w:spacing w:after="200" w:line="276" w:lineRule="auto"/>
      <w:ind w:left="0" w:firstLine="0"/>
      <w:contextualSpacing/>
      <w:jc w:val="left"/>
    </w:pPr>
    <w:rPr>
      <w:kern w:val="0"/>
      <w:sz w:val="22"/>
      <w:lang w:eastAsia="en-US"/>
    </w:rPr>
  </w:style>
  <w:style w:type="paragraph" w:styleId="2">
    <w:name w:val="List Number 2"/>
    <w:basedOn w:val="a1"/>
    <w:uiPriority w:val="99"/>
    <w:unhideWhenUsed/>
    <w:rsid w:val="00766443"/>
    <w:pPr>
      <w:widowControl/>
      <w:numPr>
        <w:numId w:val="7"/>
      </w:numPr>
      <w:tabs>
        <w:tab w:val="clear" w:pos="720"/>
      </w:tabs>
      <w:spacing w:after="200" w:line="276" w:lineRule="auto"/>
      <w:ind w:left="0" w:firstLine="0"/>
      <w:contextualSpacing/>
      <w:jc w:val="left"/>
    </w:pPr>
    <w:rPr>
      <w:kern w:val="0"/>
      <w:sz w:val="22"/>
      <w:lang w:eastAsia="en-US"/>
    </w:rPr>
  </w:style>
  <w:style w:type="paragraph" w:styleId="3">
    <w:name w:val="List Number 3"/>
    <w:basedOn w:val="a1"/>
    <w:uiPriority w:val="99"/>
    <w:unhideWhenUsed/>
    <w:rsid w:val="00766443"/>
    <w:pPr>
      <w:widowControl/>
      <w:numPr>
        <w:numId w:val="8"/>
      </w:numPr>
      <w:tabs>
        <w:tab w:val="clear" w:pos="1080"/>
      </w:tabs>
      <w:spacing w:after="200" w:line="276" w:lineRule="auto"/>
      <w:ind w:left="0" w:firstLine="0"/>
      <w:contextualSpacing/>
      <w:jc w:val="left"/>
    </w:pPr>
    <w:rPr>
      <w:kern w:val="0"/>
      <w:sz w:val="22"/>
      <w:lang w:eastAsia="en-US"/>
    </w:rPr>
  </w:style>
  <w:style w:type="paragraph" w:styleId="aff">
    <w:name w:val="List Continue"/>
    <w:basedOn w:val="a1"/>
    <w:uiPriority w:val="99"/>
    <w:unhideWhenUsed/>
    <w:rsid w:val="00766443"/>
    <w:pPr>
      <w:widowControl/>
      <w:spacing w:after="120" w:line="276" w:lineRule="auto"/>
      <w:ind w:left="360"/>
      <w:contextualSpacing/>
      <w:jc w:val="left"/>
    </w:pPr>
    <w:rPr>
      <w:kern w:val="0"/>
      <w:sz w:val="22"/>
      <w:lang w:eastAsia="en-US"/>
    </w:rPr>
  </w:style>
  <w:style w:type="paragraph" w:styleId="26">
    <w:name w:val="List Continue 2"/>
    <w:basedOn w:val="a1"/>
    <w:uiPriority w:val="99"/>
    <w:unhideWhenUsed/>
    <w:rsid w:val="00766443"/>
    <w:pPr>
      <w:widowControl/>
      <w:spacing w:after="120" w:line="276" w:lineRule="auto"/>
      <w:ind w:left="720"/>
      <w:contextualSpacing/>
      <w:jc w:val="left"/>
    </w:pPr>
    <w:rPr>
      <w:kern w:val="0"/>
      <w:sz w:val="22"/>
      <w:lang w:eastAsia="en-US"/>
    </w:rPr>
  </w:style>
  <w:style w:type="paragraph" w:styleId="36">
    <w:name w:val="List Continue 3"/>
    <w:basedOn w:val="a1"/>
    <w:uiPriority w:val="99"/>
    <w:unhideWhenUsed/>
    <w:rsid w:val="00766443"/>
    <w:pPr>
      <w:widowControl/>
      <w:spacing w:after="120" w:line="276" w:lineRule="auto"/>
      <w:ind w:left="1080"/>
      <w:contextualSpacing/>
      <w:jc w:val="left"/>
    </w:pPr>
    <w:rPr>
      <w:kern w:val="0"/>
      <w:sz w:val="22"/>
      <w:lang w:eastAsia="en-US"/>
    </w:rPr>
  </w:style>
  <w:style w:type="paragraph" w:styleId="aff0">
    <w:name w:val="macro"/>
    <w:link w:val="aff1"/>
    <w:uiPriority w:val="99"/>
    <w:unhideWhenUsed/>
    <w:rsid w:val="00766443"/>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rPr>
  </w:style>
  <w:style w:type="character" w:customStyle="1" w:styleId="aff1">
    <w:name w:val="宏文本 字符"/>
    <w:basedOn w:val="a2"/>
    <w:link w:val="aff0"/>
    <w:uiPriority w:val="99"/>
    <w:rsid w:val="00766443"/>
    <w:rPr>
      <w:rFonts w:ascii="Courier" w:hAnsi="Courier"/>
      <w:kern w:val="0"/>
      <w:sz w:val="20"/>
      <w:szCs w:val="20"/>
      <w:lang w:eastAsia="en-US"/>
    </w:rPr>
  </w:style>
  <w:style w:type="paragraph" w:styleId="aff2">
    <w:name w:val="caption"/>
    <w:basedOn w:val="a1"/>
    <w:next w:val="a1"/>
    <w:uiPriority w:val="35"/>
    <w:semiHidden/>
    <w:unhideWhenUsed/>
    <w:qFormat/>
    <w:rsid w:val="00766443"/>
    <w:pPr>
      <w:widowControl/>
      <w:spacing w:after="200"/>
      <w:jc w:val="left"/>
    </w:pPr>
    <w:rPr>
      <w:b/>
      <w:bCs/>
      <w:color w:val="156082" w:themeColor="accent1"/>
      <w:kern w:val="0"/>
      <w:sz w:val="18"/>
      <w:szCs w:val="18"/>
      <w:lang w:eastAsia="en-US"/>
    </w:rPr>
  </w:style>
  <w:style w:type="character" w:styleId="aff3">
    <w:name w:val="Strong"/>
    <w:basedOn w:val="a2"/>
    <w:uiPriority w:val="22"/>
    <w:qFormat/>
    <w:rsid w:val="00766443"/>
    <w:rPr>
      <w:b/>
      <w:bCs/>
    </w:rPr>
  </w:style>
  <w:style w:type="character" w:styleId="aff4">
    <w:name w:val="Emphasis"/>
    <w:basedOn w:val="a2"/>
    <w:uiPriority w:val="20"/>
    <w:qFormat/>
    <w:rsid w:val="00766443"/>
    <w:rPr>
      <w:i/>
      <w:iCs/>
    </w:rPr>
  </w:style>
  <w:style w:type="character" w:styleId="aff5">
    <w:name w:val="Subtle Emphasis"/>
    <w:basedOn w:val="a2"/>
    <w:uiPriority w:val="19"/>
    <w:qFormat/>
    <w:rsid w:val="00766443"/>
    <w:rPr>
      <w:i/>
      <w:iCs/>
      <w:color w:val="808080" w:themeColor="text1" w:themeTint="7F"/>
    </w:rPr>
  </w:style>
  <w:style w:type="character" w:styleId="aff6">
    <w:name w:val="Subtle Reference"/>
    <w:basedOn w:val="a2"/>
    <w:uiPriority w:val="31"/>
    <w:qFormat/>
    <w:rsid w:val="00766443"/>
    <w:rPr>
      <w:smallCaps/>
      <w:color w:val="E97132" w:themeColor="accent2"/>
      <w:u w:val="single"/>
    </w:rPr>
  </w:style>
  <w:style w:type="character" w:styleId="aff7">
    <w:name w:val="Book Title"/>
    <w:basedOn w:val="a2"/>
    <w:uiPriority w:val="33"/>
    <w:qFormat/>
    <w:rsid w:val="00766443"/>
    <w:rPr>
      <w:b/>
      <w:bCs/>
      <w:smallCaps/>
      <w:spacing w:val="5"/>
    </w:rPr>
  </w:style>
  <w:style w:type="paragraph" w:styleId="TOC">
    <w:name w:val="TOC Heading"/>
    <w:basedOn w:val="1"/>
    <w:next w:val="a1"/>
    <w:uiPriority w:val="39"/>
    <w:semiHidden/>
    <w:unhideWhenUsed/>
    <w:qFormat/>
    <w:rsid w:val="00766443"/>
    <w:pPr>
      <w:widowControl/>
      <w:spacing w:after="0" w:line="276" w:lineRule="auto"/>
      <w:jc w:val="left"/>
      <w:outlineLvl w:val="9"/>
    </w:pPr>
    <w:rPr>
      <w:b/>
      <w:bCs/>
      <w:kern w:val="0"/>
      <w:sz w:val="28"/>
      <w:szCs w:val="28"/>
      <w:lang w:eastAsia="en-US"/>
    </w:rPr>
  </w:style>
  <w:style w:type="table" w:styleId="aff8">
    <w:name w:val="Table Grid"/>
    <w:basedOn w:val="a3"/>
    <w:uiPriority w:val="59"/>
    <w:rsid w:val="00766443"/>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Light Shading"/>
    <w:basedOn w:val="a3"/>
    <w:uiPriority w:val="60"/>
    <w:rsid w:val="00766443"/>
    <w:rPr>
      <w:color w:val="000000" w:themeColor="text1" w:themeShade="BF"/>
      <w:kern w:val="0"/>
      <w:sz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766443"/>
    <w:rPr>
      <w:color w:val="0F4761" w:themeColor="accent1" w:themeShade="BF"/>
      <w:kern w:val="0"/>
      <w:sz w:val="22"/>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766443"/>
    <w:rPr>
      <w:color w:val="BF4E14" w:themeColor="accent2" w:themeShade="BF"/>
      <w:kern w:val="0"/>
      <w:sz w:val="22"/>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766443"/>
    <w:rPr>
      <w:color w:val="124F1A" w:themeColor="accent3" w:themeShade="BF"/>
      <w:kern w:val="0"/>
      <w:sz w:val="22"/>
      <w:lang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766443"/>
    <w:rPr>
      <w:color w:val="0B769F" w:themeColor="accent4" w:themeShade="BF"/>
      <w:kern w:val="0"/>
      <w:sz w:val="22"/>
      <w:lang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766443"/>
    <w:rPr>
      <w:color w:val="77206D" w:themeColor="accent5" w:themeShade="BF"/>
      <w:kern w:val="0"/>
      <w:sz w:val="22"/>
      <w:lang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766443"/>
    <w:rPr>
      <w:color w:val="3A7C22" w:themeColor="accent6" w:themeShade="BF"/>
      <w:kern w:val="0"/>
      <w:sz w:val="22"/>
      <w:lang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a">
    <w:name w:val="Light List"/>
    <w:basedOn w:val="a3"/>
    <w:uiPriority w:val="61"/>
    <w:rsid w:val="00766443"/>
    <w:rPr>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766443"/>
    <w:rPr>
      <w:kern w:val="0"/>
      <w:sz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766443"/>
    <w:rPr>
      <w:kern w:val="0"/>
      <w:sz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766443"/>
    <w:rPr>
      <w:kern w:val="0"/>
      <w:sz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766443"/>
    <w:rPr>
      <w:kern w:val="0"/>
      <w:sz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766443"/>
    <w:rPr>
      <w:kern w:val="0"/>
      <w:sz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766443"/>
    <w:rPr>
      <w:kern w:val="0"/>
      <w:sz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b">
    <w:name w:val="Light Grid"/>
    <w:basedOn w:val="a3"/>
    <w:uiPriority w:val="62"/>
    <w:rsid w:val="00766443"/>
    <w:rPr>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766443"/>
    <w:rPr>
      <w:kern w:val="0"/>
      <w:sz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766443"/>
    <w:rPr>
      <w:kern w:val="0"/>
      <w:sz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766443"/>
    <w:rPr>
      <w:kern w:val="0"/>
      <w:sz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766443"/>
    <w:rPr>
      <w:kern w:val="0"/>
      <w:sz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766443"/>
    <w:rPr>
      <w:kern w:val="0"/>
      <w:sz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766443"/>
    <w:rPr>
      <w:kern w:val="0"/>
      <w:sz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766443"/>
    <w:rPr>
      <w:kern w:val="0"/>
      <w:sz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766443"/>
    <w:rPr>
      <w:kern w:val="0"/>
      <w:sz w:val="22"/>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766443"/>
    <w:rPr>
      <w:kern w:val="0"/>
      <w:sz w:val="22"/>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766443"/>
    <w:rPr>
      <w:kern w:val="0"/>
      <w:sz w:val="22"/>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766443"/>
    <w:rPr>
      <w:kern w:val="0"/>
      <w:sz w:val="22"/>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766443"/>
    <w:rPr>
      <w:kern w:val="0"/>
      <w:sz w:val="22"/>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766443"/>
    <w:rPr>
      <w:kern w:val="0"/>
      <w:sz w:val="22"/>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766443"/>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766443"/>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766443"/>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766443"/>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766443"/>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766443"/>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766443"/>
    <w:rPr>
      <w:kern w:val="0"/>
      <w:sz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766443"/>
    <w:rPr>
      <w:color w:val="000000" w:themeColor="text1"/>
      <w:kern w:val="0"/>
      <w:sz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766443"/>
    <w:rPr>
      <w:color w:val="000000" w:themeColor="text1"/>
      <w:kern w:val="0"/>
      <w:sz w:val="22"/>
      <w:lang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766443"/>
    <w:rPr>
      <w:color w:val="000000" w:themeColor="text1"/>
      <w:kern w:val="0"/>
      <w:sz w:val="22"/>
      <w:lang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766443"/>
    <w:rPr>
      <w:color w:val="000000" w:themeColor="text1"/>
      <w:kern w:val="0"/>
      <w:sz w:val="22"/>
      <w:lang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766443"/>
    <w:rPr>
      <w:color w:val="000000" w:themeColor="text1"/>
      <w:kern w:val="0"/>
      <w:sz w:val="22"/>
      <w:lang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766443"/>
    <w:rPr>
      <w:color w:val="000000" w:themeColor="text1"/>
      <w:kern w:val="0"/>
      <w:sz w:val="22"/>
      <w:lang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766443"/>
    <w:rPr>
      <w:color w:val="000000" w:themeColor="text1"/>
      <w:kern w:val="0"/>
      <w:sz w:val="22"/>
      <w:lang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766443"/>
    <w:rPr>
      <w:kern w:val="0"/>
      <w:sz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766443"/>
    <w:rPr>
      <w:kern w:val="0"/>
      <w:sz w:val="22"/>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766443"/>
    <w:rPr>
      <w:kern w:val="0"/>
      <w:sz w:val="22"/>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766443"/>
    <w:rPr>
      <w:kern w:val="0"/>
      <w:sz w:val="22"/>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766443"/>
    <w:rPr>
      <w:kern w:val="0"/>
      <w:sz w:val="22"/>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766443"/>
    <w:rPr>
      <w:kern w:val="0"/>
      <w:sz w:val="22"/>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766443"/>
    <w:rPr>
      <w:kern w:val="0"/>
      <w:sz w:val="22"/>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766443"/>
    <w:rPr>
      <w:rFonts w:asciiTheme="majorHAnsi" w:eastAsiaTheme="majorEastAsia" w:hAnsiTheme="majorHAnsi" w:cstheme="majorBidi"/>
      <w:color w:val="000000" w:themeColor="text1"/>
      <w:kern w:val="0"/>
      <w:sz w:val="22"/>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766443"/>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766443"/>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766443"/>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766443"/>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766443"/>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766443"/>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766443"/>
    <w:rPr>
      <w:kern w:val="0"/>
      <w:sz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c">
    <w:name w:val="Dark List"/>
    <w:basedOn w:val="a3"/>
    <w:uiPriority w:val="70"/>
    <w:rsid w:val="00766443"/>
    <w:rPr>
      <w:color w:val="FFFFFF" w:themeColor="background1"/>
      <w:kern w:val="0"/>
      <w:sz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766443"/>
    <w:rPr>
      <w:color w:val="FFFFFF" w:themeColor="background1"/>
      <w:kern w:val="0"/>
      <w:sz w:val="22"/>
      <w:lang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766443"/>
    <w:rPr>
      <w:color w:val="FFFFFF" w:themeColor="background1"/>
      <w:kern w:val="0"/>
      <w:sz w:val="22"/>
      <w:lang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766443"/>
    <w:rPr>
      <w:color w:val="FFFFFF" w:themeColor="background1"/>
      <w:kern w:val="0"/>
      <w:sz w:val="22"/>
      <w:lang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766443"/>
    <w:rPr>
      <w:color w:val="FFFFFF" w:themeColor="background1"/>
      <w:kern w:val="0"/>
      <w:sz w:val="22"/>
      <w:lang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766443"/>
    <w:rPr>
      <w:color w:val="FFFFFF" w:themeColor="background1"/>
      <w:kern w:val="0"/>
      <w:sz w:val="22"/>
      <w:lang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766443"/>
    <w:rPr>
      <w:color w:val="FFFFFF" w:themeColor="background1"/>
      <w:kern w:val="0"/>
      <w:sz w:val="22"/>
      <w:lang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d">
    <w:name w:val="Colorful Shading"/>
    <w:basedOn w:val="a3"/>
    <w:uiPriority w:val="71"/>
    <w:rsid w:val="00766443"/>
    <w:rPr>
      <w:color w:val="000000" w:themeColor="text1"/>
      <w:kern w:val="0"/>
      <w:sz w:val="22"/>
      <w:lang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766443"/>
    <w:rPr>
      <w:color w:val="000000" w:themeColor="text1"/>
      <w:kern w:val="0"/>
      <w:sz w:val="22"/>
      <w:lang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766443"/>
    <w:rPr>
      <w:color w:val="000000" w:themeColor="text1"/>
      <w:kern w:val="0"/>
      <w:sz w:val="22"/>
      <w:lang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766443"/>
    <w:rPr>
      <w:color w:val="000000" w:themeColor="text1"/>
      <w:kern w:val="0"/>
      <w:sz w:val="22"/>
      <w:lang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766443"/>
    <w:rPr>
      <w:color w:val="000000" w:themeColor="text1"/>
      <w:kern w:val="0"/>
      <w:sz w:val="22"/>
      <w:lang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766443"/>
    <w:rPr>
      <w:color w:val="000000" w:themeColor="text1"/>
      <w:kern w:val="0"/>
      <w:sz w:val="22"/>
      <w:lang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766443"/>
    <w:rPr>
      <w:color w:val="000000" w:themeColor="text1"/>
      <w:kern w:val="0"/>
      <w:sz w:val="22"/>
      <w:lang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e">
    <w:name w:val="Colorful List"/>
    <w:basedOn w:val="a3"/>
    <w:uiPriority w:val="72"/>
    <w:rsid w:val="00766443"/>
    <w:rPr>
      <w:color w:val="000000" w:themeColor="text1"/>
      <w:kern w:val="0"/>
      <w:sz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766443"/>
    <w:rPr>
      <w:color w:val="000000" w:themeColor="text1"/>
      <w:kern w:val="0"/>
      <w:sz w:val="22"/>
      <w:lang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766443"/>
    <w:rPr>
      <w:color w:val="000000" w:themeColor="text1"/>
      <w:kern w:val="0"/>
      <w:sz w:val="22"/>
      <w:lang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766443"/>
    <w:rPr>
      <w:color w:val="000000" w:themeColor="text1"/>
      <w:kern w:val="0"/>
      <w:sz w:val="22"/>
      <w:lang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766443"/>
    <w:rPr>
      <w:color w:val="000000" w:themeColor="text1"/>
      <w:kern w:val="0"/>
      <w:sz w:val="22"/>
      <w:lang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766443"/>
    <w:rPr>
      <w:color w:val="000000" w:themeColor="text1"/>
      <w:kern w:val="0"/>
      <w:sz w:val="22"/>
      <w:lang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766443"/>
    <w:rPr>
      <w:color w:val="000000" w:themeColor="text1"/>
      <w:kern w:val="0"/>
      <w:sz w:val="22"/>
      <w:lang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
    <w:name w:val="Colorful Grid"/>
    <w:basedOn w:val="a3"/>
    <w:uiPriority w:val="73"/>
    <w:rsid w:val="00766443"/>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766443"/>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766443"/>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766443"/>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766443"/>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766443"/>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766443"/>
    <w:rPr>
      <w:color w:val="000000" w:themeColor="text1"/>
      <w:kern w:val="0"/>
      <w:sz w:val="22"/>
      <w:lang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99" Type="http://schemas.openxmlformats.org/officeDocument/2006/relationships/glossaryDocument" Target="glossary/document.xml"/><Relationship Id="rId21" Type="http://schemas.openxmlformats.org/officeDocument/2006/relationships/oleObject" Target="embeddings/oleObject8.bin"/><Relationship Id="rId63" Type="http://schemas.openxmlformats.org/officeDocument/2006/relationships/oleObject" Target="embeddings/oleObject32.bin"/><Relationship Id="rId159" Type="http://schemas.openxmlformats.org/officeDocument/2006/relationships/oleObject" Target="embeddings/oleObject80.bin"/><Relationship Id="rId170" Type="http://schemas.openxmlformats.org/officeDocument/2006/relationships/oleObject" Target="embeddings/oleObject87.bin"/><Relationship Id="rId226" Type="http://schemas.openxmlformats.org/officeDocument/2006/relationships/oleObject" Target="embeddings/oleObject117.bin"/><Relationship Id="rId268" Type="http://schemas.openxmlformats.org/officeDocument/2006/relationships/image" Target="media/image116.wmf"/><Relationship Id="rId32" Type="http://schemas.openxmlformats.org/officeDocument/2006/relationships/image" Target="media/image12.wmf"/><Relationship Id="rId74" Type="http://schemas.openxmlformats.org/officeDocument/2006/relationships/oleObject" Target="embeddings/oleObject38.bin"/><Relationship Id="rId128" Type="http://schemas.openxmlformats.org/officeDocument/2006/relationships/oleObject" Target="embeddings/oleObject63.bin"/><Relationship Id="rId5" Type="http://schemas.openxmlformats.org/officeDocument/2006/relationships/webSettings" Target="webSettings.xml"/><Relationship Id="rId181" Type="http://schemas.openxmlformats.org/officeDocument/2006/relationships/image" Target="media/image78.wmf"/><Relationship Id="rId237" Type="http://schemas.openxmlformats.org/officeDocument/2006/relationships/oleObject" Target="embeddings/oleObject123.bin"/><Relationship Id="rId279" Type="http://schemas.openxmlformats.org/officeDocument/2006/relationships/oleObject" Target="embeddings/oleObject147.bin"/><Relationship Id="rId43" Type="http://schemas.openxmlformats.org/officeDocument/2006/relationships/image" Target="media/image16.wmf"/><Relationship Id="rId139" Type="http://schemas.openxmlformats.org/officeDocument/2006/relationships/image" Target="media/image60.wmf"/><Relationship Id="rId290" Type="http://schemas.openxmlformats.org/officeDocument/2006/relationships/image" Target="media/image126.wmf"/><Relationship Id="rId85" Type="http://schemas.openxmlformats.org/officeDocument/2006/relationships/image" Target="media/image35.wmf"/><Relationship Id="rId150" Type="http://schemas.openxmlformats.org/officeDocument/2006/relationships/oleObject" Target="embeddings/oleObject74.bin"/><Relationship Id="rId192" Type="http://schemas.openxmlformats.org/officeDocument/2006/relationships/image" Target="media/image83.wmf"/><Relationship Id="rId206" Type="http://schemas.openxmlformats.org/officeDocument/2006/relationships/image" Target="media/image90.wmf"/><Relationship Id="rId248" Type="http://schemas.openxmlformats.org/officeDocument/2006/relationships/image" Target="media/image109.wmf"/><Relationship Id="rId12" Type="http://schemas.openxmlformats.org/officeDocument/2006/relationships/image" Target="media/image3.wmf"/><Relationship Id="rId108" Type="http://schemas.openxmlformats.org/officeDocument/2006/relationships/oleObject" Target="embeddings/oleObject55.bin"/><Relationship Id="rId54" Type="http://schemas.openxmlformats.org/officeDocument/2006/relationships/image" Target="media/image21.wmf"/><Relationship Id="rId75" Type="http://schemas.openxmlformats.org/officeDocument/2006/relationships/image" Target="media/image30.wmf"/><Relationship Id="rId96" Type="http://schemas.openxmlformats.org/officeDocument/2006/relationships/oleObject" Target="embeddings/oleObject49.bin"/><Relationship Id="rId140" Type="http://schemas.openxmlformats.org/officeDocument/2006/relationships/oleObject" Target="embeddings/oleObject69.bin"/><Relationship Id="rId161" Type="http://schemas.openxmlformats.org/officeDocument/2006/relationships/oleObject" Target="embeddings/oleObject81.bin"/><Relationship Id="rId182" Type="http://schemas.openxmlformats.org/officeDocument/2006/relationships/oleObject" Target="embeddings/oleObject93.bin"/><Relationship Id="rId217" Type="http://schemas.openxmlformats.org/officeDocument/2006/relationships/oleObject" Target="embeddings/oleObject111.bin"/><Relationship Id="rId6" Type="http://schemas.openxmlformats.org/officeDocument/2006/relationships/footnotes" Target="footnotes.xml"/><Relationship Id="rId238" Type="http://schemas.openxmlformats.org/officeDocument/2006/relationships/image" Target="media/image104.wmf"/><Relationship Id="rId259" Type="http://schemas.openxmlformats.org/officeDocument/2006/relationships/image" Target="media/image112.wmf"/><Relationship Id="rId23" Type="http://schemas.openxmlformats.org/officeDocument/2006/relationships/oleObject" Target="embeddings/oleObject9.bin"/><Relationship Id="rId119" Type="http://schemas.openxmlformats.org/officeDocument/2006/relationships/image" Target="media/image52.wmf"/><Relationship Id="rId270" Type="http://schemas.openxmlformats.org/officeDocument/2006/relationships/image" Target="media/image117.wmf"/><Relationship Id="rId291" Type="http://schemas.openxmlformats.org/officeDocument/2006/relationships/oleObject" Target="embeddings/oleObject154.bin"/><Relationship Id="rId44" Type="http://schemas.openxmlformats.org/officeDocument/2006/relationships/oleObject" Target="embeddings/oleObject21.bin"/><Relationship Id="rId65" Type="http://schemas.openxmlformats.org/officeDocument/2006/relationships/image" Target="media/image25.wmf"/><Relationship Id="rId86" Type="http://schemas.openxmlformats.org/officeDocument/2006/relationships/oleObject" Target="embeddings/oleObject44.bin"/><Relationship Id="rId130" Type="http://schemas.openxmlformats.org/officeDocument/2006/relationships/oleObject" Target="embeddings/oleObject64.bin"/><Relationship Id="rId151" Type="http://schemas.openxmlformats.org/officeDocument/2006/relationships/image" Target="media/image66.wmf"/><Relationship Id="rId172" Type="http://schemas.openxmlformats.org/officeDocument/2006/relationships/oleObject" Target="embeddings/oleObject88.bin"/><Relationship Id="rId193" Type="http://schemas.openxmlformats.org/officeDocument/2006/relationships/oleObject" Target="embeddings/oleObject99.bin"/><Relationship Id="rId207" Type="http://schemas.openxmlformats.org/officeDocument/2006/relationships/oleObject" Target="embeddings/oleObject106.bin"/><Relationship Id="rId228" Type="http://schemas.openxmlformats.org/officeDocument/2006/relationships/oleObject" Target="embeddings/oleObject118.bin"/><Relationship Id="rId249" Type="http://schemas.openxmlformats.org/officeDocument/2006/relationships/oleObject" Target="embeddings/oleObject129.bin"/><Relationship Id="rId13" Type="http://schemas.openxmlformats.org/officeDocument/2006/relationships/oleObject" Target="embeddings/oleObject3.bin"/><Relationship Id="rId109" Type="http://schemas.openxmlformats.org/officeDocument/2006/relationships/image" Target="media/image47.wmf"/><Relationship Id="rId260" Type="http://schemas.openxmlformats.org/officeDocument/2006/relationships/oleObject" Target="embeddings/oleObject137.bin"/><Relationship Id="rId281" Type="http://schemas.openxmlformats.org/officeDocument/2006/relationships/oleObject" Target="embeddings/oleObject148.bin"/><Relationship Id="rId34" Type="http://schemas.openxmlformats.org/officeDocument/2006/relationships/oleObject" Target="embeddings/oleObject15.bin"/><Relationship Id="rId55" Type="http://schemas.openxmlformats.org/officeDocument/2006/relationships/oleObject" Target="embeddings/oleObject27.bin"/><Relationship Id="rId76" Type="http://schemas.openxmlformats.org/officeDocument/2006/relationships/oleObject" Target="embeddings/oleObject39.bin"/><Relationship Id="rId97" Type="http://schemas.openxmlformats.org/officeDocument/2006/relationships/image" Target="media/image41.wmf"/><Relationship Id="rId120" Type="http://schemas.openxmlformats.org/officeDocument/2006/relationships/oleObject" Target="embeddings/oleObject61.bin"/><Relationship Id="rId141" Type="http://schemas.openxmlformats.org/officeDocument/2006/relationships/image" Target="media/image61.wmf"/><Relationship Id="rId7" Type="http://schemas.openxmlformats.org/officeDocument/2006/relationships/endnotes" Target="endnotes.xml"/><Relationship Id="rId162" Type="http://schemas.openxmlformats.org/officeDocument/2006/relationships/image" Target="media/image70.wmf"/><Relationship Id="rId183" Type="http://schemas.openxmlformats.org/officeDocument/2006/relationships/image" Target="media/image79.wmf"/><Relationship Id="rId218" Type="http://schemas.openxmlformats.org/officeDocument/2006/relationships/image" Target="media/image96.wmf"/><Relationship Id="rId239" Type="http://schemas.openxmlformats.org/officeDocument/2006/relationships/oleObject" Target="embeddings/oleObject124.bin"/><Relationship Id="rId250" Type="http://schemas.openxmlformats.org/officeDocument/2006/relationships/oleObject" Target="embeddings/oleObject130.bin"/><Relationship Id="rId271" Type="http://schemas.openxmlformats.org/officeDocument/2006/relationships/oleObject" Target="embeddings/oleObject143.bin"/><Relationship Id="rId292" Type="http://schemas.openxmlformats.org/officeDocument/2006/relationships/image" Target="media/image127.wmf"/><Relationship Id="rId24" Type="http://schemas.openxmlformats.org/officeDocument/2006/relationships/image" Target="media/image8.wmf"/><Relationship Id="rId45" Type="http://schemas.openxmlformats.org/officeDocument/2006/relationships/image" Target="media/image17.wmf"/><Relationship Id="rId66" Type="http://schemas.openxmlformats.org/officeDocument/2006/relationships/oleObject" Target="embeddings/oleObject34.bin"/><Relationship Id="rId87" Type="http://schemas.openxmlformats.org/officeDocument/2006/relationships/image" Target="media/image36.wmf"/><Relationship Id="rId110" Type="http://schemas.openxmlformats.org/officeDocument/2006/relationships/oleObject" Target="embeddings/oleObject56.bin"/><Relationship Id="rId131" Type="http://schemas.openxmlformats.org/officeDocument/2006/relationships/image" Target="media/image56.wmf"/><Relationship Id="rId152" Type="http://schemas.openxmlformats.org/officeDocument/2006/relationships/oleObject" Target="embeddings/oleObject75.bin"/><Relationship Id="rId173" Type="http://schemas.openxmlformats.org/officeDocument/2006/relationships/image" Target="media/image74.wmf"/><Relationship Id="rId194" Type="http://schemas.openxmlformats.org/officeDocument/2006/relationships/image" Target="media/image84.wmf"/><Relationship Id="rId208" Type="http://schemas.openxmlformats.org/officeDocument/2006/relationships/image" Target="media/image91.wmf"/><Relationship Id="rId229" Type="http://schemas.openxmlformats.org/officeDocument/2006/relationships/image" Target="media/image100.wmf"/><Relationship Id="rId240" Type="http://schemas.openxmlformats.org/officeDocument/2006/relationships/image" Target="media/image105.wmf"/><Relationship Id="rId261" Type="http://schemas.openxmlformats.org/officeDocument/2006/relationships/image" Target="media/image113.wmf"/><Relationship Id="rId14" Type="http://schemas.openxmlformats.org/officeDocument/2006/relationships/oleObject" Target="embeddings/oleObject4.bin"/><Relationship Id="rId35" Type="http://schemas.openxmlformats.org/officeDocument/2006/relationships/oleObject" Target="embeddings/oleObject16.bin"/><Relationship Id="rId56" Type="http://schemas.openxmlformats.org/officeDocument/2006/relationships/image" Target="media/image22.wmf"/><Relationship Id="rId77" Type="http://schemas.openxmlformats.org/officeDocument/2006/relationships/image" Target="media/image31.wmf"/><Relationship Id="rId100" Type="http://schemas.openxmlformats.org/officeDocument/2006/relationships/oleObject" Target="embeddings/oleObject51.bin"/><Relationship Id="rId282" Type="http://schemas.openxmlformats.org/officeDocument/2006/relationships/image" Target="media/image123.wmf"/><Relationship Id="rId8" Type="http://schemas.openxmlformats.org/officeDocument/2006/relationships/image" Target="media/image1.wmf"/><Relationship Id="rId98" Type="http://schemas.openxmlformats.org/officeDocument/2006/relationships/oleObject" Target="embeddings/oleObject50.bin"/><Relationship Id="rId121" Type="http://schemas.openxmlformats.org/officeDocument/2006/relationships/image" Target="media/image53.wmf"/><Relationship Id="rId142" Type="http://schemas.openxmlformats.org/officeDocument/2006/relationships/oleObject" Target="embeddings/oleObject70.bin"/><Relationship Id="rId163" Type="http://schemas.openxmlformats.org/officeDocument/2006/relationships/oleObject" Target="embeddings/oleObject82.bin"/><Relationship Id="rId184" Type="http://schemas.openxmlformats.org/officeDocument/2006/relationships/oleObject" Target="embeddings/oleObject94.bin"/><Relationship Id="rId219" Type="http://schemas.openxmlformats.org/officeDocument/2006/relationships/oleObject" Target="embeddings/oleObject112.bin"/><Relationship Id="rId230" Type="http://schemas.openxmlformats.org/officeDocument/2006/relationships/oleObject" Target="embeddings/oleObject119.bin"/><Relationship Id="rId251" Type="http://schemas.openxmlformats.org/officeDocument/2006/relationships/oleObject" Target="embeddings/oleObject131.bin"/><Relationship Id="rId25" Type="http://schemas.openxmlformats.org/officeDocument/2006/relationships/oleObject" Target="embeddings/oleObject10.bin"/><Relationship Id="rId46" Type="http://schemas.openxmlformats.org/officeDocument/2006/relationships/oleObject" Target="embeddings/oleObject22.bin"/><Relationship Id="rId67" Type="http://schemas.openxmlformats.org/officeDocument/2006/relationships/image" Target="media/image26.wmf"/><Relationship Id="rId272" Type="http://schemas.openxmlformats.org/officeDocument/2006/relationships/image" Target="media/image118.wmf"/><Relationship Id="rId293" Type="http://schemas.openxmlformats.org/officeDocument/2006/relationships/oleObject" Target="embeddings/oleObject155.bin"/><Relationship Id="rId88" Type="http://schemas.openxmlformats.org/officeDocument/2006/relationships/oleObject" Target="embeddings/oleObject45.bin"/><Relationship Id="rId111" Type="http://schemas.openxmlformats.org/officeDocument/2006/relationships/image" Target="media/image48.wmf"/><Relationship Id="rId132" Type="http://schemas.openxmlformats.org/officeDocument/2006/relationships/oleObject" Target="embeddings/oleObject65.bin"/><Relationship Id="rId153" Type="http://schemas.openxmlformats.org/officeDocument/2006/relationships/image" Target="media/image67.wmf"/><Relationship Id="rId174" Type="http://schemas.openxmlformats.org/officeDocument/2006/relationships/oleObject" Target="embeddings/oleObject89.bin"/><Relationship Id="rId195" Type="http://schemas.openxmlformats.org/officeDocument/2006/relationships/oleObject" Target="embeddings/oleObject100.bin"/><Relationship Id="rId209" Type="http://schemas.openxmlformats.org/officeDocument/2006/relationships/oleObject" Target="embeddings/oleObject107.bin"/><Relationship Id="rId220" Type="http://schemas.openxmlformats.org/officeDocument/2006/relationships/image" Target="media/image97.wmf"/><Relationship Id="rId241" Type="http://schemas.openxmlformats.org/officeDocument/2006/relationships/oleObject" Target="embeddings/oleObject125.bin"/><Relationship Id="rId15" Type="http://schemas.openxmlformats.org/officeDocument/2006/relationships/image" Target="media/image4.wmf"/><Relationship Id="rId36" Type="http://schemas.openxmlformats.org/officeDocument/2006/relationships/oleObject" Target="embeddings/oleObject17.bin"/><Relationship Id="rId57" Type="http://schemas.openxmlformats.org/officeDocument/2006/relationships/oleObject" Target="embeddings/oleObject28.bin"/><Relationship Id="rId262" Type="http://schemas.openxmlformats.org/officeDocument/2006/relationships/oleObject" Target="embeddings/oleObject138.bin"/><Relationship Id="rId283" Type="http://schemas.openxmlformats.org/officeDocument/2006/relationships/oleObject" Target="embeddings/oleObject149.bin"/><Relationship Id="rId78" Type="http://schemas.openxmlformats.org/officeDocument/2006/relationships/oleObject" Target="embeddings/oleObject40.bin"/><Relationship Id="rId99" Type="http://schemas.openxmlformats.org/officeDocument/2006/relationships/image" Target="media/image42.wmf"/><Relationship Id="rId101" Type="http://schemas.openxmlformats.org/officeDocument/2006/relationships/image" Target="media/image43.wmf"/><Relationship Id="rId122" Type="http://schemas.openxmlformats.org/officeDocument/2006/relationships/oleObject" Target="embeddings/oleObject62.bin"/><Relationship Id="rId143" Type="http://schemas.openxmlformats.org/officeDocument/2006/relationships/image" Target="media/image62.wmf"/><Relationship Id="rId164" Type="http://schemas.openxmlformats.org/officeDocument/2006/relationships/image" Target="media/image71.wmf"/><Relationship Id="rId185" Type="http://schemas.openxmlformats.org/officeDocument/2006/relationships/oleObject" Target="embeddings/oleObject95.bin"/><Relationship Id="rId9" Type="http://schemas.openxmlformats.org/officeDocument/2006/relationships/oleObject" Target="embeddings/oleObject1.bin"/><Relationship Id="rId210" Type="http://schemas.openxmlformats.org/officeDocument/2006/relationships/image" Target="media/image92.wmf"/><Relationship Id="rId26" Type="http://schemas.openxmlformats.org/officeDocument/2006/relationships/image" Target="media/image9.wmf"/><Relationship Id="rId231" Type="http://schemas.openxmlformats.org/officeDocument/2006/relationships/image" Target="media/image101.wmf"/><Relationship Id="rId252" Type="http://schemas.openxmlformats.org/officeDocument/2006/relationships/image" Target="media/image110.wmf"/><Relationship Id="rId273" Type="http://schemas.openxmlformats.org/officeDocument/2006/relationships/oleObject" Target="embeddings/oleObject144.bin"/><Relationship Id="rId294" Type="http://schemas.openxmlformats.org/officeDocument/2006/relationships/oleObject" Target="embeddings/oleObject156.bin"/><Relationship Id="rId47" Type="http://schemas.openxmlformats.org/officeDocument/2006/relationships/image" Target="media/image18.wmf"/><Relationship Id="rId68" Type="http://schemas.openxmlformats.org/officeDocument/2006/relationships/oleObject" Target="embeddings/oleObject35.bin"/><Relationship Id="rId89" Type="http://schemas.openxmlformats.org/officeDocument/2006/relationships/image" Target="media/image37.wmf"/><Relationship Id="rId112" Type="http://schemas.openxmlformats.org/officeDocument/2006/relationships/oleObject" Target="embeddings/oleObject57.bin"/><Relationship Id="rId133" Type="http://schemas.openxmlformats.org/officeDocument/2006/relationships/image" Target="media/image57.wmf"/><Relationship Id="rId154" Type="http://schemas.openxmlformats.org/officeDocument/2006/relationships/oleObject" Target="embeddings/oleObject76.bin"/><Relationship Id="rId175" Type="http://schemas.openxmlformats.org/officeDocument/2006/relationships/image" Target="media/image75.wmf"/><Relationship Id="rId196" Type="http://schemas.openxmlformats.org/officeDocument/2006/relationships/image" Target="media/image85.wmf"/><Relationship Id="rId200" Type="http://schemas.openxmlformats.org/officeDocument/2006/relationships/image" Target="media/image87.wmf"/><Relationship Id="rId16" Type="http://schemas.openxmlformats.org/officeDocument/2006/relationships/oleObject" Target="embeddings/oleObject5.bin"/><Relationship Id="rId221" Type="http://schemas.openxmlformats.org/officeDocument/2006/relationships/oleObject" Target="embeddings/oleObject113.bin"/><Relationship Id="rId242" Type="http://schemas.openxmlformats.org/officeDocument/2006/relationships/image" Target="media/image106.wmf"/><Relationship Id="rId263" Type="http://schemas.openxmlformats.org/officeDocument/2006/relationships/image" Target="media/image114.wmf"/><Relationship Id="rId284" Type="http://schemas.openxmlformats.org/officeDocument/2006/relationships/image" Target="media/image124.wmf"/><Relationship Id="rId37" Type="http://schemas.openxmlformats.org/officeDocument/2006/relationships/image" Target="media/image13.wmf"/><Relationship Id="rId58" Type="http://schemas.openxmlformats.org/officeDocument/2006/relationships/image" Target="media/image23.wmf"/><Relationship Id="rId79" Type="http://schemas.openxmlformats.org/officeDocument/2006/relationships/image" Target="media/image32.wmf"/><Relationship Id="rId102" Type="http://schemas.openxmlformats.org/officeDocument/2006/relationships/oleObject" Target="embeddings/oleObject52.bin"/><Relationship Id="rId123" Type="http://schemas.openxmlformats.org/officeDocument/2006/relationships/comments" Target="comments.xml"/><Relationship Id="rId144" Type="http://schemas.openxmlformats.org/officeDocument/2006/relationships/oleObject" Target="embeddings/oleObject71.bin"/><Relationship Id="rId90" Type="http://schemas.openxmlformats.org/officeDocument/2006/relationships/oleObject" Target="embeddings/oleObject46.bin"/><Relationship Id="rId165" Type="http://schemas.openxmlformats.org/officeDocument/2006/relationships/oleObject" Target="embeddings/oleObject83.bin"/><Relationship Id="rId186" Type="http://schemas.openxmlformats.org/officeDocument/2006/relationships/image" Target="media/image80.wmf"/><Relationship Id="rId211" Type="http://schemas.openxmlformats.org/officeDocument/2006/relationships/oleObject" Target="embeddings/oleObject108.bin"/><Relationship Id="rId232" Type="http://schemas.openxmlformats.org/officeDocument/2006/relationships/oleObject" Target="embeddings/oleObject120.bin"/><Relationship Id="rId253" Type="http://schemas.openxmlformats.org/officeDocument/2006/relationships/oleObject" Target="embeddings/oleObject132.bin"/><Relationship Id="rId274" Type="http://schemas.openxmlformats.org/officeDocument/2006/relationships/image" Target="media/image119.wmf"/><Relationship Id="rId295" Type="http://schemas.openxmlformats.org/officeDocument/2006/relationships/oleObject" Target="embeddings/oleObject157.bin"/><Relationship Id="rId27" Type="http://schemas.openxmlformats.org/officeDocument/2006/relationships/oleObject" Target="embeddings/oleObject11.bin"/><Relationship Id="rId48" Type="http://schemas.openxmlformats.org/officeDocument/2006/relationships/oleObject" Target="embeddings/oleObject23.bin"/><Relationship Id="rId69" Type="http://schemas.openxmlformats.org/officeDocument/2006/relationships/image" Target="media/image27.wmf"/><Relationship Id="rId113" Type="http://schemas.openxmlformats.org/officeDocument/2006/relationships/image" Target="media/image49.wmf"/><Relationship Id="rId134" Type="http://schemas.openxmlformats.org/officeDocument/2006/relationships/oleObject" Target="embeddings/oleObject66.bin"/><Relationship Id="rId80" Type="http://schemas.openxmlformats.org/officeDocument/2006/relationships/oleObject" Target="embeddings/oleObject41.bin"/><Relationship Id="rId155" Type="http://schemas.openxmlformats.org/officeDocument/2006/relationships/image" Target="media/image68.wmf"/><Relationship Id="rId176" Type="http://schemas.openxmlformats.org/officeDocument/2006/relationships/oleObject" Target="embeddings/oleObject90.bin"/><Relationship Id="rId197" Type="http://schemas.openxmlformats.org/officeDocument/2006/relationships/oleObject" Target="embeddings/oleObject101.bin"/><Relationship Id="rId201" Type="http://schemas.openxmlformats.org/officeDocument/2006/relationships/oleObject" Target="embeddings/oleObject103.bin"/><Relationship Id="rId222" Type="http://schemas.openxmlformats.org/officeDocument/2006/relationships/oleObject" Target="embeddings/oleObject114.bin"/><Relationship Id="rId243" Type="http://schemas.openxmlformats.org/officeDocument/2006/relationships/oleObject" Target="embeddings/oleObject126.bin"/><Relationship Id="rId264" Type="http://schemas.openxmlformats.org/officeDocument/2006/relationships/oleObject" Target="embeddings/oleObject139.bin"/><Relationship Id="rId285" Type="http://schemas.openxmlformats.org/officeDocument/2006/relationships/oleObject" Target="embeddings/oleObject150.bin"/><Relationship Id="rId17" Type="http://schemas.openxmlformats.org/officeDocument/2006/relationships/image" Target="media/image5.wmf"/><Relationship Id="rId38" Type="http://schemas.openxmlformats.org/officeDocument/2006/relationships/oleObject" Target="embeddings/oleObject18.bin"/><Relationship Id="rId59" Type="http://schemas.openxmlformats.org/officeDocument/2006/relationships/oleObject" Target="embeddings/oleObject29.bin"/><Relationship Id="rId103" Type="http://schemas.openxmlformats.org/officeDocument/2006/relationships/image" Target="media/image44.wmf"/><Relationship Id="rId124" Type="http://schemas.microsoft.com/office/2011/relationships/commentsExtended" Target="commentsExtended.xml"/><Relationship Id="rId70" Type="http://schemas.openxmlformats.org/officeDocument/2006/relationships/oleObject" Target="embeddings/oleObject36.bin"/><Relationship Id="rId91" Type="http://schemas.openxmlformats.org/officeDocument/2006/relationships/image" Target="media/image38.wmf"/><Relationship Id="rId145" Type="http://schemas.openxmlformats.org/officeDocument/2006/relationships/image" Target="media/image63.wmf"/><Relationship Id="rId166" Type="http://schemas.openxmlformats.org/officeDocument/2006/relationships/oleObject" Target="embeddings/oleObject84.bin"/><Relationship Id="rId187" Type="http://schemas.openxmlformats.org/officeDocument/2006/relationships/oleObject" Target="embeddings/oleObject96.bin"/><Relationship Id="rId1" Type="http://schemas.openxmlformats.org/officeDocument/2006/relationships/customXml" Target="../customXml/item1.xml"/><Relationship Id="rId212" Type="http://schemas.openxmlformats.org/officeDocument/2006/relationships/image" Target="media/image93.wmf"/><Relationship Id="rId233" Type="http://schemas.openxmlformats.org/officeDocument/2006/relationships/oleObject" Target="embeddings/oleObject121.bin"/><Relationship Id="rId254" Type="http://schemas.openxmlformats.org/officeDocument/2006/relationships/image" Target="media/image111.wmf"/><Relationship Id="rId28" Type="http://schemas.openxmlformats.org/officeDocument/2006/relationships/image" Target="media/image10.wmf"/><Relationship Id="rId49" Type="http://schemas.openxmlformats.org/officeDocument/2006/relationships/oleObject" Target="embeddings/oleObject24.bin"/><Relationship Id="rId114" Type="http://schemas.openxmlformats.org/officeDocument/2006/relationships/oleObject" Target="embeddings/oleObject58.bin"/><Relationship Id="rId275" Type="http://schemas.openxmlformats.org/officeDocument/2006/relationships/oleObject" Target="embeddings/oleObject145.bin"/><Relationship Id="rId296" Type="http://schemas.openxmlformats.org/officeDocument/2006/relationships/image" Target="media/image128.png"/><Relationship Id="rId300" Type="http://schemas.openxmlformats.org/officeDocument/2006/relationships/theme" Target="theme/theme1.xml"/><Relationship Id="rId60" Type="http://schemas.openxmlformats.org/officeDocument/2006/relationships/oleObject" Target="embeddings/oleObject30.bin"/><Relationship Id="rId81" Type="http://schemas.openxmlformats.org/officeDocument/2006/relationships/image" Target="media/image33.wmf"/><Relationship Id="rId135" Type="http://schemas.openxmlformats.org/officeDocument/2006/relationships/image" Target="media/image58.wmf"/><Relationship Id="rId156" Type="http://schemas.openxmlformats.org/officeDocument/2006/relationships/oleObject" Target="embeddings/oleObject77.bin"/><Relationship Id="rId177" Type="http://schemas.openxmlformats.org/officeDocument/2006/relationships/image" Target="media/image76.wmf"/><Relationship Id="rId198" Type="http://schemas.openxmlformats.org/officeDocument/2006/relationships/image" Target="media/image86.wmf"/><Relationship Id="rId202" Type="http://schemas.openxmlformats.org/officeDocument/2006/relationships/image" Target="media/image88.wmf"/><Relationship Id="rId223" Type="http://schemas.openxmlformats.org/officeDocument/2006/relationships/oleObject" Target="embeddings/oleObject115.bin"/><Relationship Id="rId244" Type="http://schemas.openxmlformats.org/officeDocument/2006/relationships/image" Target="media/image107.wmf"/><Relationship Id="rId18" Type="http://schemas.openxmlformats.org/officeDocument/2006/relationships/oleObject" Target="embeddings/oleObject6.bin"/><Relationship Id="rId39" Type="http://schemas.openxmlformats.org/officeDocument/2006/relationships/image" Target="media/image14.wmf"/><Relationship Id="rId265" Type="http://schemas.openxmlformats.org/officeDocument/2006/relationships/oleObject" Target="embeddings/oleObject140.bin"/><Relationship Id="rId286" Type="http://schemas.openxmlformats.org/officeDocument/2006/relationships/image" Target="media/image125.wmf"/><Relationship Id="rId50" Type="http://schemas.openxmlformats.org/officeDocument/2006/relationships/image" Target="media/image19.wmf"/><Relationship Id="rId104" Type="http://schemas.openxmlformats.org/officeDocument/2006/relationships/oleObject" Target="embeddings/oleObject53.bin"/><Relationship Id="rId125" Type="http://schemas.microsoft.com/office/2016/09/relationships/commentsIds" Target="commentsIds.xml"/><Relationship Id="rId146" Type="http://schemas.openxmlformats.org/officeDocument/2006/relationships/oleObject" Target="embeddings/oleObject72.bin"/><Relationship Id="rId167" Type="http://schemas.openxmlformats.org/officeDocument/2006/relationships/oleObject" Target="embeddings/oleObject85.bin"/><Relationship Id="rId188" Type="http://schemas.openxmlformats.org/officeDocument/2006/relationships/image" Target="media/image81.wmf"/><Relationship Id="rId71" Type="http://schemas.openxmlformats.org/officeDocument/2006/relationships/image" Target="media/image28.wmf"/><Relationship Id="rId92" Type="http://schemas.openxmlformats.org/officeDocument/2006/relationships/oleObject" Target="embeddings/oleObject47.bin"/><Relationship Id="rId213" Type="http://schemas.openxmlformats.org/officeDocument/2006/relationships/oleObject" Target="embeddings/oleObject109.bin"/><Relationship Id="rId234" Type="http://schemas.openxmlformats.org/officeDocument/2006/relationships/image" Target="media/image102.wmf"/><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oleObject" Target="embeddings/oleObject133.bin"/><Relationship Id="rId276" Type="http://schemas.openxmlformats.org/officeDocument/2006/relationships/image" Target="media/image120.wmf"/><Relationship Id="rId297" Type="http://schemas.openxmlformats.org/officeDocument/2006/relationships/fontTable" Target="fontTable.xml"/><Relationship Id="rId40" Type="http://schemas.openxmlformats.org/officeDocument/2006/relationships/oleObject" Target="embeddings/oleObject19.bin"/><Relationship Id="rId115" Type="http://schemas.openxmlformats.org/officeDocument/2006/relationships/image" Target="media/image50.wmf"/><Relationship Id="rId136" Type="http://schemas.openxmlformats.org/officeDocument/2006/relationships/oleObject" Target="embeddings/oleObject67.bin"/><Relationship Id="rId157" Type="http://schemas.openxmlformats.org/officeDocument/2006/relationships/oleObject" Target="embeddings/oleObject78.bin"/><Relationship Id="rId178" Type="http://schemas.openxmlformats.org/officeDocument/2006/relationships/oleObject" Target="embeddings/oleObject91.bin"/><Relationship Id="rId61" Type="http://schemas.openxmlformats.org/officeDocument/2006/relationships/oleObject" Target="embeddings/oleObject31.bin"/><Relationship Id="rId82" Type="http://schemas.openxmlformats.org/officeDocument/2006/relationships/oleObject" Target="embeddings/oleObject42.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oleObject" Target="embeddings/oleObject7.bin"/><Relationship Id="rId224" Type="http://schemas.openxmlformats.org/officeDocument/2006/relationships/oleObject" Target="embeddings/oleObject116.bin"/><Relationship Id="rId245" Type="http://schemas.openxmlformats.org/officeDocument/2006/relationships/oleObject" Target="embeddings/oleObject127.bin"/><Relationship Id="rId266" Type="http://schemas.openxmlformats.org/officeDocument/2006/relationships/image" Target="media/image115.wmf"/><Relationship Id="rId287" Type="http://schemas.openxmlformats.org/officeDocument/2006/relationships/oleObject" Target="embeddings/oleObject151.bin"/><Relationship Id="rId30" Type="http://schemas.openxmlformats.org/officeDocument/2006/relationships/image" Target="media/image11.wmf"/><Relationship Id="rId105" Type="http://schemas.openxmlformats.org/officeDocument/2006/relationships/image" Target="media/image45.wmf"/><Relationship Id="rId126" Type="http://schemas.microsoft.com/office/2018/08/relationships/commentsExtensible" Target="commentsExtensible.xml"/><Relationship Id="rId147" Type="http://schemas.openxmlformats.org/officeDocument/2006/relationships/image" Target="media/image64.wmf"/><Relationship Id="rId168" Type="http://schemas.openxmlformats.org/officeDocument/2006/relationships/oleObject" Target="embeddings/oleObject86.bin"/><Relationship Id="rId51" Type="http://schemas.openxmlformats.org/officeDocument/2006/relationships/oleObject" Target="embeddings/oleObject25.bin"/><Relationship Id="rId72" Type="http://schemas.openxmlformats.org/officeDocument/2006/relationships/oleObject" Target="embeddings/oleObject37.bin"/><Relationship Id="rId93" Type="http://schemas.openxmlformats.org/officeDocument/2006/relationships/image" Target="media/image39.wmf"/><Relationship Id="rId189" Type="http://schemas.openxmlformats.org/officeDocument/2006/relationships/oleObject" Target="embeddings/oleObject97.bin"/><Relationship Id="rId3" Type="http://schemas.openxmlformats.org/officeDocument/2006/relationships/styles" Target="styles.xml"/><Relationship Id="rId214" Type="http://schemas.openxmlformats.org/officeDocument/2006/relationships/image" Target="media/image94.wmf"/><Relationship Id="rId235" Type="http://schemas.openxmlformats.org/officeDocument/2006/relationships/oleObject" Target="embeddings/oleObject122.bin"/><Relationship Id="rId256" Type="http://schemas.openxmlformats.org/officeDocument/2006/relationships/oleObject" Target="embeddings/oleObject134.bin"/><Relationship Id="rId277" Type="http://schemas.openxmlformats.org/officeDocument/2006/relationships/oleObject" Target="embeddings/oleObject146.bin"/><Relationship Id="rId298" Type="http://schemas.microsoft.com/office/2011/relationships/people" Target="people.xml"/><Relationship Id="rId116" Type="http://schemas.openxmlformats.org/officeDocument/2006/relationships/oleObject" Target="embeddings/oleObject59.bin"/><Relationship Id="rId137" Type="http://schemas.openxmlformats.org/officeDocument/2006/relationships/image" Target="media/image59.wmf"/><Relationship Id="rId158" Type="http://schemas.openxmlformats.org/officeDocument/2006/relationships/oleObject" Target="embeddings/oleObject79.bin"/><Relationship Id="rId20" Type="http://schemas.openxmlformats.org/officeDocument/2006/relationships/image" Target="media/image6.wmf"/><Relationship Id="rId41" Type="http://schemas.openxmlformats.org/officeDocument/2006/relationships/image" Target="media/image15.wmf"/><Relationship Id="rId62" Type="http://schemas.openxmlformats.org/officeDocument/2006/relationships/image" Target="media/image24.wmf"/><Relationship Id="rId83" Type="http://schemas.openxmlformats.org/officeDocument/2006/relationships/image" Target="media/image34.wmf"/><Relationship Id="rId179" Type="http://schemas.openxmlformats.org/officeDocument/2006/relationships/image" Target="media/image77.wmf"/><Relationship Id="rId190" Type="http://schemas.openxmlformats.org/officeDocument/2006/relationships/image" Target="media/image82.png"/><Relationship Id="rId204" Type="http://schemas.openxmlformats.org/officeDocument/2006/relationships/image" Target="media/image89.wmf"/><Relationship Id="rId225" Type="http://schemas.openxmlformats.org/officeDocument/2006/relationships/image" Target="media/image98.wmf"/><Relationship Id="rId246" Type="http://schemas.openxmlformats.org/officeDocument/2006/relationships/image" Target="media/image108.wmf"/><Relationship Id="rId267" Type="http://schemas.openxmlformats.org/officeDocument/2006/relationships/oleObject" Target="embeddings/oleObject141.bin"/><Relationship Id="rId288" Type="http://schemas.openxmlformats.org/officeDocument/2006/relationships/oleObject" Target="embeddings/oleObject152.bin"/><Relationship Id="rId106" Type="http://schemas.openxmlformats.org/officeDocument/2006/relationships/oleObject" Target="embeddings/oleObject54.bin"/><Relationship Id="rId127" Type="http://schemas.openxmlformats.org/officeDocument/2006/relationships/image" Target="media/image54.wmf"/><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image" Target="media/image20.wmf"/><Relationship Id="rId73" Type="http://schemas.openxmlformats.org/officeDocument/2006/relationships/image" Target="media/image29.wmf"/><Relationship Id="rId94" Type="http://schemas.openxmlformats.org/officeDocument/2006/relationships/oleObject" Target="embeddings/oleObject48.bin"/><Relationship Id="rId148" Type="http://schemas.openxmlformats.org/officeDocument/2006/relationships/oleObject" Target="embeddings/oleObject73.bin"/><Relationship Id="rId169" Type="http://schemas.openxmlformats.org/officeDocument/2006/relationships/image" Target="media/image72.wmf"/><Relationship Id="rId4" Type="http://schemas.openxmlformats.org/officeDocument/2006/relationships/settings" Target="settings.xml"/><Relationship Id="rId180" Type="http://schemas.openxmlformats.org/officeDocument/2006/relationships/oleObject" Target="embeddings/oleObject92.bin"/><Relationship Id="rId215" Type="http://schemas.openxmlformats.org/officeDocument/2006/relationships/oleObject" Target="embeddings/oleObject110.bin"/><Relationship Id="rId236" Type="http://schemas.openxmlformats.org/officeDocument/2006/relationships/image" Target="media/image103.wmf"/><Relationship Id="rId257" Type="http://schemas.openxmlformats.org/officeDocument/2006/relationships/oleObject" Target="embeddings/oleObject135.bin"/><Relationship Id="rId278" Type="http://schemas.openxmlformats.org/officeDocument/2006/relationships/image" Target="media/image121.wmf"/><Relationship Id="rId42" Type="http://schemas.openxmlformats.org/officeDocument/2006/relationships/oleObject" Target="embeddings/oleObject20.bin"/><Relationship Id="rId84" Type="http://schemas.openxmlformats.org/officeDocument/2006/relationships/oleObject" Target="embeddings/oleObject43.bin"/><Relationship Id="rId138" Type="http://schemas.openxmlformats.org/officeDocument/2006/relationships/oleObject" Target="embeddings/oleObject68.bin"/><Relationship Id="rId191" Type="http://schemas.openxmlformats.org/officeDocument/2006/relationships/oleObject" Target="embeddings/oleObject98.bin"/><Relationship Id="rId205" Type="http://schemas.openxmlformats.org/officeDocument/2006/relationships/oleObject" Target="embeddings/oleObject105.bin"/><Relationship Id="rId247" Type="http://schemas.openxmlformats.org/officeDocument/2006/relationships/oleObject" Target="embeddings/oleObject128.bin"/><Relationship Id="rId107" Type="http://schemas.openxmlformats.org/officeDocument/2006/relationships/image" Target="media/image46.wmf"/><Relationship Id="rId289" Type="http://schemas.openxmlformats.org/officeDocument/2006/relationships/oleObject" Target="embeddings/oleObject153.bin"/><Relationship Id="rId11" Type="http://schemas.openxmlformats.org/officeDocument/2006/relationships/image" Target="media/image2.png"/><Relationship Id="rId53" Type="http://schemas.openxmlformats.org/officeDocument/2006/relationships/oleObject" Target="embeddings/oleObject26.bin"/><Relationship Id="rId149" Type="http://schemas.openxmlformats.org/officeDocument/2006/relationships/image" Target="media/image65.wmf"/><Relationship Id="rId95" Type="http://schemas.openxmlformats.org/officeDocument/2006/relationships/image" Target="media/image40.wmf"/><Relationship Id="rId160" Type="http://schemas.openxmlformats.org/officeDocument/2006/relationships/image" Target="media/image69.wmf"/><Relationship Id="rId216" Type="http://schemas.openxmlformats.org/officeDocument/2006/relationships/image" Target="media/image95.wmf"/><Relationship Id="rId258" Type="http://schemas.openxmlformats.org/officeDocument/2006/relationships/oleObject" Target="embeddings/oleObject136.bin"/><Relationship Id="rId22" Type="http://schemas.openxmlformats.org/officeDocument/2006/relationships/image" Target="media/image7.wmf"/><Relationship Id="rId64" Type="http://schemas.openxmlformats.org/officeDocument/2006/relationships/oleObject" Target="embeddings/oleObject33.bin"/><Relationship Id="rId118" Type="http://schemas.openxmlformats.org/officeDocument/2006/relationships/oleObject" Target="embeddings/oleObject60.bin"/><Relationship Id="rId171" Type="http://schemas.openxmlformats.org/officeDocument/2006/relationships/image" Target="media/image73.wmf"/><Relationship Id="rId227" Type="http://schemas.openxmlformats.org/officeDocument/2006/relationships/image" Target="media/image99.wmf"/><Relationship Id="rId269" Type="http://schemas.openxmlformats.org/officeDocument/2006/relationships/oleObject" Target="embeddings/oleObject142.bin"/><Relationship Id="rId33" Type="http://schemas.openxmlformats.org/officeDocument/2006/relationships/oleObject" Target="embeddings/oleObject14.bin"/><Relationship Id="rId129" Type="http://schemas.openxmlformats.org/officeDocument/2006/relationships/image" Target="media/image55.wmf"/><Relationship Id="rId280" Type="http://schemas.openxmlformats.org/officeDocument/2006/relationships/image" Target="media/image122.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150BD4A0-957A-4C0A-8FA3-716905FEB561}"/>
      </w:docPartPr>
      <w:docPartBody>
        <w:p w:rsidR="00766914" w:rsidRDefault="007F6B5B">
          <w:r w:rsidRPr="00E2681B">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5B"/>
    <w:rsid w:val="00766914"/>
    <w:rsid w:val="00767ADB"/>
    <w:rsid w:val="007F6B5B"/>
    <w:rsid w:val="009900DA"/>
    <w:rsid w:val="00A95B96"/>
    <w:rsid w:val="00EE2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F6B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244978-2C16-4DF7-9C02-64BD00F2E00A}">
  <we:reference id="wa104382081" version="1.55.1.0" store="zh-CN" storeType="OMEX"/>
  <we:alternateReferences>
    <we:reference id="WA104382081" version="1.55.1.0" store="" storeType="OMEX"/>
  </we:alternateReferences>
  <we:properties>
    <we:property name="MENDELEY_BIBLIOGRAPHY_IS_DIRTY" value="true"/>
    <we:property name="MENDELEY_BIBLIOGRAPHY_LAST_MODIFIED" value="1789633691201"/>
    <we:property name="MENDELEY_CITATIONS" value="[{&quot;citationID&quot;:&quot;MENDELEY_CITATION_dfb11782-2571-4e7b-a258-3f3be794311f&quot;,&quot;properties&quot;:{&quot;noteIndex&quot;:0},&quot;isEdited&quot;:false,&quot;manualOverride&quot;:{&quot;isManuallyOverridden&quot;:false,&quot;citeprocText&quot;:&quot;(Adam N. Elmachtoub &amp;#38; Paul Grigas, 2021)&quot;,&quot;manualOverrideText&quot;:&quot;&quot;},&quot;citationTag&quot;:&quot;MENDELEY_CITATION_v3_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&quot;,&quot;citationItems&quot;:[{&quot;id&quot;:&quot;6152f7aa-cafe-3ca1-a311-f2db76184659&quot;,&quot;itemData&quot;:{&quot;type&quot;:&quot;article-journal&quot;,&quot;id&quot;:&quot;6152f7aa-cafe-3ca1-a311-f2db76184659&quot;,&quot;title&quot;:&quot;Smart \&quot;Predict, then Optimize\&quot;&quot;,&quot;author&quot;:[{&quot;family&quot;:&quot;Adam N. Elmachtoub&quot;,&quot;given&quot;:&quot;&quot;,&quot;parse-names&quot;:false,&quot;dropping-particle&quot;:&quot;&quot;,&quot;non-dropping-particle&quot;:&quot;&quot;},{&quot;family&quot;:&quot;Paul Grigas&quot;,&quot;given&quot;:&quot;&quot;,&quot;parse-names&quot;:false,&quot;dropping-particle&quot;:&quot;&quot;,&quot;non-dropping-particle&quot;:&quot;&quot;}],&quot;container-title&quot;:&quot;Management Science&quot;,&quot;container-title-short&quot;:&quot;Manage. Sci.&quot;,&quot;issued&quot;:{&quot;date-parts&quot;:[[2021]]},&quot;page&quot;:&quot;9-26&quot;,&quot;abstract&quot;:&quot;Many real-world analytics problems involve two significant challenges: prediction and optimization. Due to the typically complex nature of each challenge, the standard paradigm is predict-then-optimize. By and large, machine learning tools are intended to minimize prediction error and do not account for how the predictions will be used in the downstream optimization problem. In contrast, we propose a new and very general framework, called Smart \&quot;Predict, then Optimize\&quot; (SPO), which directly leverages the optimization problem structure, i.e., its objective and constraints, for designing better prediction models. A key component of our framework is the SPO loss function which measures the decision error induced by a prediction. Training a prediction model with respect to the SPO loss is computationally challenging, and thus we derive, using duality theory, a convex surrogate loss function which we call the SPO+ loss. Most importantly, we prove that the SPO+ loss is statistically consistent with respect to the SPO loss under mild conditions. Our SPO+ loss function can tractably handle any polyhedral, convex, or even mixed-integer optimization problem with a linear objective. Numerical experiments on shortest path and portfolio optimization problems show that the SPO framework can lead to significant improvement under the predict-then-optimize paradigm, in particular when the prediction model being trained is misspecified.&quot;,&quot;issue&quot;:&quot;1&quot;,&quot;volume&quot;:&quot;68&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57AB7-90E7-440C-AA9D-2AAF84A89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7</Pages>
  <Words>6347</Words>
  <Characters>36178</Characters>
  <Application>Microsoft Office Word</Application>
  <DocSecurity>0</DocSecurity>
  <Lines>301</Lines>
  <Paragraphs>84</Paragraphs>
  <ScaleCrop>false</ScaleCrop>
  <Company/>
  <LinksUpToDate>false</LinksUpToDate>
  <CharactersWithSpaces>42441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26</cp:revision>
  <dcterms:created xsi:type="dcterms:W3CDTF">2026-09-11T05:40:00Z</dcterms:created>
  <dcterms:modified xsi:type="dcterms:W3CDTF">2026-09-26T15:27:00Z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(46)</vt:lpwstr>
  </property>
  <property fmtid="{D5CDD505-2E9C-101B-9397-08002B2CF9AE}" pid="5" name="MTCustomEquationNumber">
    <vt:lpwstr>1</vt:lpwstr>
  </property>
</Properties>
</file>